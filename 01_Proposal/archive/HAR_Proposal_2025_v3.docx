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E023B" w14:textId="77777777" w:rsidR="00CD0F8D" w:rsidRDefault="00CD0F8D" w:rsidP="00CD0F8D">
      <w:pPr>
        <w:pStyle w:val="Title"/>
        <w:jc w:val="left"/>
        <w:rPr>
          <w:i w:val="0"/>
          <w:iCs w:val="0"/>
          <w:sz w:val="24"/>
          <w:szCs w:val="24"/>
        </w:rPr>
      </w:pPr>
    </w:p>
    <w:p w14:paraId="5D543484" w14:textId="77777777" w:rsidR="00CD0F8D" w:rsidRDefault="00CD0F8D" w:rsidP="00CD0F8D">
      <w:pPr>
        <w:pStyle w:val="Title"/>
        <w:jc w:val="left"/>
        <w:rPr>
          <w:i w:val="0"/>
          <w:iCs w:val="0"/>
          <w:sz w:val="24"/>
          <w:szCs w:val="24"/>
        </w:rPr>
      </w:pPr>
    </w:p>
    <w:p w14:paraId="0B473E7D" w14:textId="77777777" w:rsidR="00CD0F8D" w:rsidRDefault="00CD0F8D" w:rsidP="00CD0F8D">
      <w:pPr>
        <w:pStyle w:val="Title"/>
        <w:jc w:val="left"/>
        <w:rPr>
          <w:i w:val="0"/>
          <w:iCs w:val="0"/>
          <w:sz w:val="24"/>
          <w:szCs w:val="24"/>
        </w:rPr>
      </w:pPr>
    </w:p>
    <w:p w14:paraId="44B6AFC8" w14:textId="2A7B9B83" w:rsidR="00CD0F8D" w:rsidRPr="00761FCF" w:rsidRDefault="00CD0F8D" w:rsidP="00761FCF">
      <w:pPr>
        <w:pStyle w:val="Title"/>
        <w:rPr>
          <w:i w:val="0"/>
          <w:iCs w:val="0"/>
          <w:sz w:val="40"/>
          <w:szCs w:val="40"/>
        </w:rPr>
      </w:pPr>
      <w:r w:rsidRPr="00761FCF">
        <w:rPr>
          <w:i w:val="0"/>
          <w:iCs w:val="0"/>
          <w:sz w:val="40"/>
          <w:szCs w:val="40"/>
        </w:rPr>
        <w:t>PhD Proposal:</w:t>
      </w:r>
    </w:p>
    <w:p w14:paraId="093A748D" w14:textId="77777777" w:rsidR="00CD0F8D" w:rsidRDefault="00CD0F8D" w:rsidP="00CD0F8D"/>
    <w:p w14:paraId="51C6AFF3" w14:textId="77777777" w:rsidR="00AE3503" w:rsidRPr="00CD0F8D" w:rsidRDefault="00AE3503" w:rsidP="00CD0F8D"/>
    <w:p w14:paraId="0BE2D31A" w14:textId="54B5276F" w:rsidR="006E26B1" w:rsidRDefault="0007061E" w:rsidP="006F2F29">
      <w:pPr>
        <w:pStyle w:val="Title"/>
      </w:pPr>
      <w:commentRangeStart w:id="0"/>
      <w:r w:rsidRPr="0014623B">
        <w:rPr>
          <w:sz w:val="44"/>
          <w:szCs w:val="44"/>
        </w:rPr>
        <w:t>Enhanced deep learning model for Human Action Recognition (HAR)</w:t>
      </w:r>
      <w:commentRangeEnd w:id="0"/>
      <w:r w:rsidR="006931D2">
        <w:rPr>
          <w:rStyle w:val="CommentReference"/>
          <w:b w:val="0"/>
          <w:bCs w:val="0"/>
          <w:i w:val="0"/>
          <w:iCs w:val="0"/>
        </w:rPr>
        <w:commentReference w:id="0"/>
      </w:r>
    </w:p>
    <w:p w14:paraId="7BED223E" w14:textId="77777777" w:rsidR="00CD0F8D" w:rsidRDefault="00CD0F8D" w:rsidP="00362791">
      <w:pPr>
        <w:jc w:val="center"/>
      </w:pPr>
    </w:p>
    <w:p w14:paraId="0075AF14" w14:textId="3C68CC51" w:rsidR="00CD0F8D" w:rsidRDefault="00362791" w:rsidP="00362791">
      <w:pPr>
        <w:pStyle w:val="TableStyle"/>
        <w:jc w:val="center"/>
      </w:pPr>
      <w:r>
        <w:t>By: MOHAMMED JASIM</w:t>
      </w:r>
    </w:p>
    <w:p w14:paraId="1C60E214" w14:textId="77777777" w:rsidR="005707B1" w:rsidRDefault="005707B1" w:rsidP="00CD0F8D">
      <w:pPr>
        <w:pStyle w:val="TableStyle"/>
      </w:pPr>
    </w:p>
    <w:p w14:paraId="621553A2" w14:textId="79C968F2" w:rsidR="00CD0F8D" w:rsidRDefault="00CD0F8D" w:rsidP="00362791">
      <w:pPr>
        <w:pStyle w:val="TableStyle"/>
        <w:jc w:val="center"/>
      </w:pPr>
      <w:r>
        <w:t>Supervisor:</w:t>
      </w:r>
    </w:p>
    <w:p w14:paraId="7C5BF06A" w14:textId="21977839" w:rsidR="00CD0F8D" w:rsidRDefault="00362791" w:rsidP="00362791">
      <w:pPr>
        <w:pStyle w:val="TableStyle"/>
        <w:jc w:val="center"/>
      </w:pPr>
      <w:r>
        <w:t>MOHD HALIM MOHD NOOR</w:t>
      </w:r>
    </w:p>
    <w:p w14:paraId="5021DE00" w14:textId="77777777" w:rsidR="00CD0F8D" w:rsidRDefault="00CD0F8D" w:rsidP="00362791">
      <w:pPr>
        <w:pStyle w:val="TableStyle"/>
        <w:jc w:val="center"/>
      </w:pPr>
    </w:p>
    <w:p w14:paraId="78FA7B29" w14:textId="714D4D23" w:rsidR="00CD0F8D" w:rsidRPr="00CD0F8D" w:rsidRDefault="00CD0F8D" w:rsidP="00362791">
      <w:pPr>
        <w:pStyle w:val="TableStyle"/>
        <w:jc w:val="center"/>
      </w:pPr>
      <w:r>
        <w:t>202</w:t>
      </w:r>
      <w:r w:rsidR="00362791">
        <w:t>5</w:t>
      </w:r>
      <w:r>
        <w:br/>
      </w:r>
    </w:p>
    <w:p w14:paraId="40145C41" w14:textId="77777777" w:rsidR="00515480" w:rsidRDefault="00515480" w:rsidP="006F2F29">
      <w:pPr>
        <w:rPr>
          <w:sz w:val="32"/>
          <w:szCs w:val="32"/>
        </w:rPr>
      </w:pPr>
      <w:r>
        <w:br w:type="page"/>
      </w:r>
    </w:p>
    <w:p w14:paraId="0EE2952A" w14:textId="66211BAA" w:rsidR="00CD0F8D" w:rsidRDefault="00CD0F8D" w:rsidP="00CD0F8D">
      <w:pPr>
        <w:pStyle w:val="TableTitle"/>
      </w:pPr>
      <w:bookmarkStart w:id="1" w:name="_Toc219762455"/>
      <w:r w:rsidRPr="00CD0F8D">
        <w:lastRenderedPageBreak/>
        <w:t>List of Contents</w:t>
      </w:r>
      <w:bookmarkEnd w:id="1"/>
    </w:p>
    <w:p w14:paraId="0336A42D" w14:textId="51CFFFDC" w:rsidR="00CD0F8D" w:rsidRDefault="00CD0F8D" w:rsidP="00914778">
      <w:pPr>
        <w:pStyle w:val="TOC1"/>
        <w:tabs>
          <w:tab w:val="clear" w:pos="540"/>
          <w:tab w:val="clear" w:pos="1080"/>
          <w:tab w:val="clear" w:pos="8630"/>
          <w:tab w:val="left" w:pos="8370"/>
          <w:tab w:val="left" w:pos="8640"/>
        </w:tabs>
        <w:spacing w:after="0"/>
        <w:ind w:hanging="540"/>
        <w:rPr>
          <w:rFonts w:asciiTheme="minorHAnsi" w:eastAsiaTheme="minorEastAsia" w:hAnsiTheme="minorHAnsi" w:cstheme="minorBidi"/>
          <w:noProof/>
          <w:sz w:val="24"/>
          <w:szCs w:val="24"/>
          <w:rtl/>
          <w:lang w:bidi="ar-SA"/>
        </w:rPr>
      </w:pPr>
      <w:r>
        <w:fldChar w:fldCharType="begin"/>
      </w:r>
      <w:r>
        <w:instrText xml:space="preserve"> TOC \o "1-2" \h \z \u \t "Heading 3;2" </w:instrText>
      </w:r>
      <w:r>
        <w:fldChar w:fldCharType="separate"/>
      </w:r>
      <w:hyperlink w:anchor="_Toc219762585" w:history="1">
        <w:r w:rsidRPr="00D12084">
          <w:rPr>
            <w:rStyle w:val="Hyperlink"/>
            <w:noProof/>
          </w:rPr>
          <w:t>Abstract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Toc219762585 \h</w:instrText>
        </w:r>
        <w:r>
          <w:rPr>
            <w:noProof/>
            <w:webHidden/>
            <w:rtl/>
          </w:rPr>
          <w:instrText xml:space="preserve"> </w:instrText>
        </w:r>
        <w:r>
          <w:rPr>
            <w:rStyle w:val="Hyperlink"/>
            <w:noProof/>
            <w:rtl/>
          </w:rPr>
        </w:r>
        <w:r>
          <w:rPr>
            <w:rStyle w:val="Hyperlink"/>
            <w:noProof/>
            <w:rtl/>
          </w:rPr>
          <w:fldChar w:fldCharType="separate"/>
        </w:r>
        <w:r w:rsidR="00AE3503">
          <w:rPr>
            <w:noProof/>
            <w:webHidden/>
          </w:rPr>
          <w:t>4</w:t>
        </w:r>
        <w:r>
          <w:rPr>
            <w:rStyle w:val="Hyperlink"/>
            <w:noProof/>
            <w:rtl/>
          </w:rPr>
          <w:fldChar w:fldCharType="end"/>
        </w:r>
      </w:hyperlink>
    </w:p>
    <w:p w14:paraId="62450C0A" w14:textId="54810D59" w:rsidR="00CD0F8D" w:rsidRDefault="00CD0F8D" w:rsidP="00914778">
      <w:pPr>
        <w:pStyle w:val="TOC1"/>
        <w:tabs>
          <w:tab w:val="clear" w:pos="540"/>
          <w:tab w:val="left" w:pos="990"/>
        </w:tabs>
        <w:spacing w:after="0"/>
        <w:ind w:hanging="540"/>
        <w:rPr>
          <w:rFonts w:asciiTheme="minorHAnsi" w:eastAsiaTheme="minorEastAsia" w:hAnsiTheme="minorHAnsi" w:cstheme="minorBidi"/>
          <w:noProof/>
          <w:sz w:val="24"/>
          <w:szCs w:val="24"/>
          <w:rtl/>
          <w:lang w:bidi="ar-SA"/>
        </w:rPr>
      </w:pPr>
      <w:hyperlink w:anchor="_Toc219762586" w:history="1">
        <w:r w:rsidRPr="00D12084">
          <w:rPr>
            <w:rStyle w:val="Hyperlink"/>
            <w:noProof/>
          </w:rPr>
          <w:t>1</w:t>
        </w:r>
        <w:r>
          <w:rPr>
            <w:rFonts w:asciiTheme="minorHAnsi" w:eastAsiaTheme="minorEastAsia" w:hAnsiTheme="minorHAnsi" w:cstheme="minorBidi"/>
            <w:noProof/>
            <w:sz w:val="24"/>
            <w:szCs w:val="24"/>
            <w:rtl/>
            <w:lang w:bidi="ar-SA"/>
          </w:rPr>
          <w:tab/>
        </w:r>
        <w:r w:rsidRPr="00D12084">
          <w:rPr>
            <w:rStyle w:val="Hyperlink"/>
            <w:noProof/>
          </w:rPr>
          <w:t>Introduction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Toc219762586 \h</w:instrText>
        </w:r>
        <w:r>
          <w:rPr>
            <w:noProof/>
            <w:webHidden/>
            <w:rtl/>
          </w:rPr>
          <w:instrText xml:space="preserve"> </w:instrText>
        </w:r>
        <w:r>
          <w:rPr>
            <w:rStyle w:val="Hyperlink"/>
            <w:noProof/>
            <w:rtl/>
          </w:rPr>
        </w:r>
        <w:r>
          <w:rPr>
            <w:rStyle w:val="Hyperlink"/>
            <w:noProof/>
            <w:rtl/>
          </w:rPr>
          <w:fldChar w:fldCharType="separate"/>
        </w:r>
        <w:r w:rsidR="00AE3503">
          <w:rPr>
            <w:noProof/>
            <w:webHidden/>
          </w:rPr>
          <w:t>4</w:t>
        </w:r>
        <w:r>
          <w:rPr>
            <w:rStyle w:val="Hyperlink"/>
            <w:noProof/>
            <w:rtl/>
          </w:rPr>
          <w:fldChar w:fldCharType="end"/>
        </w:r>
      </w:hyperlink>
    </w:p>
    <w:p w14:paraId="0DEBD699" w14:textId="29C2AD3C" w:rsidR="00CD0F8D" w:rsidRDefault="00CD0F8D" w:rsidP="00914778">
      <w:pPr>
        <w:pStyle w:val="TOC2"/>
        <w:tabs>
          <w:tab w:val="left" w:pos="990"/>
        </w:tabs>
        <w:spacing w:after="0"/>
        <w:ind w:hanging="540"/>
        <w:rPr>
          <w:rFonts w:asciiTheme="minorHAnsi" w:eastAsiaTheme="minorEastAsia" w:hAnsiTheme="minorHAnsi" w:cstheme="minorBidi"/>
          <w:noProof/>
          <w:sz w:val="24"/>
          <w:szCs w:val="24"/>
          <w:rtl/>
          <w:lang w:bidi="ar-SA"/>
        </w:rPr>
      </w:pPr>
      <w:hyperlink w:anchor="_Toc219762587" w:history="1">
        <w:r w:rsidRPr="00D12084">
          <w:rPr>
            <w:rStyle w:val="Hyperlink"/>
            <w:noProof/>
          </w:rPr>
          <w:t>1.1</w:t>
        </w:r>
        <w:r>
          <w:rPr>
            <w:rFonts w:asciiTheme="minorHAnsi" w:eastAsiaTheme="minorEastAsia" w:hAnsiTheme="minorHAnsi" w:cstheme="minorBidi"/>
            <w:noProof/>
            <w:sz w:val="24"/>
            <w:szCs w:val="24"/>
            <w:rtl/>
            <w:lang w:bidi="ar-SA"/>
          </w:rPr>
          <w:tab/>
        </w:r>
        <w:r w:rsidRPr="00D12084">
          <w:rPr>
            <w:rStyle w:val="Hyperlink"/>
            <w:noProof/>
          </w:rPr>
          <w:t>Technological Evolution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Toc219762587 \h</w:instrText>
        </w:r>
        <w:r>
          <w:rPr>
            <w:noProof/>
            <w:webHidden/>
            <w:rtl/>
          </w:rPr>
          <w:instrText xml:space="preserve"> </w:instrText>
        </w:r>
        <w:r>
          <w:rPr>
            <w:rStyle w:val="Hyperlink"/>
            <w:noProof/>
            <w:rtl/>
          </w:rPr>
        </w:r>
        <w:r>
          <w:rPr>
            <w:rStyle w:val="Hyperlink"/>
            <w:noProof/>
            <w:rtl/>
          </w:rPr>
          <w:fldChar w:fldCharType="separate"/>
        </w:r>
        <w:r w:rsidR="00AE3503">
          <w:rPr>
            <w:noProof/>
            <w:webHidden/>
          </w:rPr>
          <w:t>5</w:t>
        </w:r>
        <w:r>
          <w:rPr>
            <w:rStyle w:val="Hyperlink"/>
            <w:noProof/>
            <w:rtl/>
          </w:rPr>
          <w:fldChar w:fldCharType="end"/>
        </w:r>
      </w:hyperlink>
    </w:p>
    <w:p w14:paraId="2B945279" w14:textId="45777B90" w:rsidR="00CD0F8D" w:rsidRDefault="00CD0F8D" w:rsidP="00914778">
      <w:pPr>
        <w:pStyle w:val="TOC2"/>
        <w:tabs>
          <w:tab w:val="left" w:pos="990"/>
        </w:tabs>
        <w:spacing w:after="0"/>
        <w:ind w:hanging="540"/>
        <w:rPr>
          <w:rFonts w:asciiTheme="minorHAnsi" w:eastAsiaTheme="minorEastAsia" w:hAnsiTheme="minorHAnsi" w:cstheme="minorBidi"/>
          <w:noProof/>
          <w:sz w:val="24"/>
          <w:szCs w:val="24"/>
          <w:rtl/>
          <w:lang w:bidi="ar-SA"/>
        </w:rPr>
      </w:pPr>
      <w:hyperlink w:anchor="_Toc219762588" w:history="1">
        <w:r w:rsidRPr="00D12084">
          <w:rPr>
            <w:rStyle w:val="Hyperlink"/>
            <w:noProof/>
          </w:rPr>
          <w:t>1.2</w:t>
        </w:r>
        <w:r>
          <w:rPr>
            <w:rFonts w:asciiTheme="minorHAnsi" w:eastAsiaTheme="minorEastAsia" w:hAnsiTheme="minorHAnsi" w:cstheme="minorBidi"/>
            <w:noProof/>
            <w:sz w:val="24"/>
            <w:szCs w:val="24"/>
            <w:rtl/>
            <w:lang w:bidi="ar-SA"/>
          </w:rPr>
          <w:tab/>
        </w:r>
        <w:r w:rsidRPr="00D12084">
          <w:rPr>
            <w:rStyle w:val="Hyperlink"/>
            <w:noProof/>
          </w:rPr>
          <w:t>The Segmentation Imperative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Toc219762588 \h</w:instrText>
        </w:r>
        <w:r>
          <w:rPr>
            <w:noProof/>
            <w:webHidden/>
            <w:rtl/>
          </w:rPr>
          <w:instrText xml:space="preserve"> </w:instrText>
        </w:r>
        <w:r>
          <w:rPr>
            <w:rStyle w:val="Hyperlink"/>
            <w:noProof/>
            <w:rtl/>
          </w:rPr>
        </w:r>
        <w:r>
          <w:rPr>
            <w:rStyle w:val="Hyperlink"/>
            <w:noProof/>
            <w:rtl/>
          </w:rPr>
          <w:fldChar w:fldCharType="separate"/>
        </w:r>
        <w:r w:rsidR="00AE3503">
          <w:rPr>
            <w:noProof/>
            <w:webHidden/>
          </w:rPr>
          <w:t>6</w:t>
        </w:r>
        <w:r>
          <w:rPr>
            <w:rStyle w:val="Hyperlink"/>
            <w:noProof/>
            <w:rtl/>
          </w:rPr>
          <w:fldChar w:fldCharType="end"/>
        </w:r>
      </w:hyperlink>
    </w:p>
    <w:p w14:paraId="742CA9D8" w14:textId="15BE52EA" w:rsidR="00CD0F8D" w:rsidRDefault="00CD0F8D" w:rsidP="00914778">
      <w:pPr>
        <w:pStyle w:val="TOC2"/>
        <w:tabs>
          <w:tab w:val="left" w:pos="990"/>
        </w:tabs>
        <w:spacing w:after="0"/>
        <w:ind w:hanging="540"/>
        <w:rPr>
          <w:rFonts w:asciiTheme="minorHAnsi" w:eastAsiaTheme="minorEastAsia" w:hAnsiTheme="minorHAnsi" w:cstheme="minorBidi"/>
          <w:noProof/>
          <w:sz w:val="24"/>
          <w:szCs w:val="24"/>
          <w:rtl/>
          <w:lang w:bidi="ar-SA"/>
        </w:rPr>
      </w:pPr>
      <w:hyperlink w:anchor="_Toc219762589" w:history="1">
        <w:r w:rsidRPr="00D12084">
          <w:rPr>
            <w:rStyle w:val="Hyperlink"/>
            <w:noProof/>
          </w:rPr>
          <w:t>1.3</w:t>
        </w:r>
        <w:r>
          <w:rPr>
            <w:rFonts w:asciiTheme="minorHAnsi" w:eastAsiaTheme="minorEastAsia" w:hAnsiTheme="minorHAnsi" w:cstheme="minorBidi"/>
            <w:noProof/>
            <w:sz w:val="24"/>
            <w:szCs w:val="24"/>
            <w:rtl/>
            <w:lang w:bidi="ar-SA"/>
          </w:rPr>
          <w:tab/>
        </w:r>
        <w:r w:rsidRPr="00D12084">
          <w:rPr>
            <w:rStyle w:val="Hyperlink"/>
            <w:noProof/>
          </w:rPr>
          <w:t>The Challenge of Edge Deployment and NanoML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Toc219762589 \h</w:instrText>
        </w:r>
        <w:r>
          <w:rPr>
            <w:noProof/>
            <w:webHidden/>
            <w:rtl/>
          </w:rPr>
          <w:instrText xml:space="preserve"> </w:instrText>
        </w:r>
        <w:r>
          <w:rPr>
            <w:rStyle w:val="Hyperlink"/>
            <w:noProof/>
            <w:rtl/>
          </w:rPr>
        </w:r>
        <w:r>
          <w:rPr>
            <w:rStyle w:val="Hyperlink"/>
            <w:noProof/>
            <w:rtl/>
          </w:rPr>
          <w:fldChar w:fldCharType="separate"/>
        </w:r>
        <w:r w:rsidR="00AE3503">
          <w:rPr>
            <w:noProof/>
            <w:webHidden/>
          </w:rPr>
          <w:t>6</w:t>
        </w:r>
        <w:r>
          <w:rPr>
            <w:rStyle w:val="Hyperlink"/>
            <w:noProof/>
            <w:rtl/>
          </w:rPr>
          <w:fldChar w:fldCharType="end"/>
        </w:r>
      </w:hyperlink>
    </w:p>
    <w:p w14:paraId="707CC504" w14:textId="59279313" w:rsidR="00CD0F8D" w:rsidRDefault="00CD0F8D" w:rsidP="00914778">
      <w:pPr>
        <w:pStyle w:val="TOC2"/>
        <w:tabs>
          <w:tab w:val="left" w:pos="990"/>
        </w:tabs>
        <w:spacing w:after="0"/>
        <w:ind w:hanging="540"/>
        <w:rPr>
          <w:rFonts w:asciiTheme="minorHAnsi" w:eastAsiaTheme="minorEastAsia" w:hAnsiTheme="minorHAnsi" w:cstheme="minorBidi"/>
          <w:noProof/>
          <w:sz w:val="24"/>
          <w:szCs w:val="24"/>
          <w:rtl/>
          <w:lang w:bidi="ar-SA"/>
        </w:rPr>
      </w:pPr>
      <w:hyperlink w:anchor="_Toc219762590" w:history="1">
        <w:r w:rsidRPr="00D12084">
          <w:rPr>
            <w:rStyle w:val="Hyperlink"/>
            <w:noProof/>
          </w:rPr>
          <w:t>1.4</w:t>
        </w:r>
        <w:r>
          <w:rPr>
            <w:rFonts w:asciiTheme="minorHAnsi" w:eastAsiaTheme="minorEastAsia" w:hAnsiTheme="minorHAnsi" w:cstheme="minorBidi"/>
            <w:noProof/>
            <w:sz w:val="24"/>
            <w:szCs w:val="24"/>
            <w:rtl/>
            <w:lang w:bidi="ar-SA"/>
          </w:rPr>
          <w:tab/>
        </w:r>
        <w:r w:rsidRPr="00D12084">
          <w:rPr>
            <w:rStyle w:val="Hyperlink"/>
            <w:noProof/>
          </w:rPr>
          <w:t>Research Significance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Toc219762590 \h</w:instrText>
        </w:r>
        <w:r>
          <w:rPr>
            <w:noProof/>
            <w:webHidden/>
            <w:rtl/>
          </w:rPr>
          <w:instrText xml:space="preserve"> </w:instrText>
        </w:r>
        <w:r>
          <w:rPr>
            <w:rStyle w:val="Hyperlink"/>
            <w:noProof/>
            <w:rtl/>
          </w:rPr>
        </w:r>
        <w:r>
          <w:rPr>
            <w:rStyle w:val="Hyperlink"/>
            <w:noProof/>
            <w:rtl/>
          </w:rPr>
          <w:fldChar w:fldCharType="separate"/>
        </w:r>
        <w:r w:rsidR="00AE3503">
          <w:rPr>
            <w:noProof/>
            <w:webHidden/>
          </w:rPr>
          <w:t>7</w:t>
        </w:r>
        <w:r>
          <w:rPr>
            <w:rStyle w:val="Hyperlink"/>
            <w:noProof/>
            <w:rtl/>
          </w:rPr>
          <w:fldChar w:fldCharType="end"/>
        </w:r>
      </w:hyperlink>
    </w:p>
    <w:p w14:paraId="7D9F2CE6" w14:textId="2B2CC550" w:rsidR="00CD0F8D" w:rsidRDefault="00CD0F8D" w:rsidP="00914778">
      <w:pPr>
        <w:pStyle w:val="TOC2"/>
        <w:tabs>
          <w:tab w:val="left" w:pos="990"/>
        </w:tabs>
        <w:spacing w:after="0"/>
        <w:ind w:hanging="540"/>
        <w:rPr>
          <w:rFonts w:asciiTheme="minorHAnsi" w:eastAsiaTheme="minorEastAsia" w:hAnsiTheme="minorHAnsi" w:cstheme="minorBidi"/>
          <w:noProof/>
          <w:sz w:val="24"/>
          <w:szCs w:val="24"/>
          <w:rtl/>
          <w:lang w:bidi="ar-SA"/>
        </w:rPr>
      </w:pPr>
      <w:hyperlink w:anchor="_Toc219762591" w:history="1">
        <w:r w:rsidRPr="00D12084">
          <w:rPr>
            <w:rStyle w:val="Hyperlink"/>
            <w:noProof/>
          </w:rPr>
          <w:t>1.5</w:t>
        </w:r>
        <w:r>
          <w:rPr>
            <w:rFonts w:asciiTheme="minorHAnsi" w:eastAsiaTheme="minorEastAsia" w:hAnsiTheme="minorHAnsi" w:cstheme="minorBidi"/>
            <w:noProof/>
            <w:sz w:val="24"/>
            <w:szCs w:val="24"/>
            <w:rtl/>
            <w:lang w:bidi="ar-SA"/>
          </w:rPr>
          <w:tab/>
        </w:r>
        <w:r w:rsidRPr="00D12084">
          <w:rPr>
            <w:rStyle w:val="Hyperlink"/>
            <w:noProof/>
          </w:rPr>
          <w:t>Scope and Limitations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Toc219762591 \h</w:instrText>
        </w:r>
        <w:r>
          <w:rPr>
            <w:noProof/>
            <w:webHidden/>
            <w:rtl/>
          </w:rPr>
          <w:instrText xml:space="preserve"> </w:instrText>
        </w:r>
        <w:r>
          <w:rPr>
            <w:rStyle w:val="Hyperlink"/>
            <w:noProof/>
            <w:rtl/>
          </w:rPr>
        </w:r>
        <w:r>
          <w:rPr>
            <w:rStyle w:val="Hyperlink"/>
            <w:noProof/>
            <w:rtl/>
          </w:rPr>
          <w:fldChar w:fldCharType="separate"/>
        </w:r>
        <w:r w:rsidR="00AE3503">
          <w:rPr>
            <w:noProof/>
            <w:webHidden/>
          </w:rPr>
          <w:t>8</w:t>
        </w:r>
        <w:r>
          <w:rPr>
            <w:rStyle w:val="Hyperlink"/>
            <w:noProof/>
            <w:rtl/>
          </w:rPr>
          <w:fldChar w:fldCharType="end"/>
        </w:r>
      </w:hyperlink>
    </w:p>
    <w:p w14:paraId="5E8A7CE6" w14:textId="11FE15AE" w:rsidR="00CD0F8D" w:rsidRDefault="00CD0F8D" w:rsidP="00914778">
      <w:pPr>
        <w:pStyle w:val="TOC2"/>
        <w:tabs>
          <w:tab w:val="left" w:pos="990"/>
        </w:tabs>
        <w:spacing w:after="0"/>
        <w:ind w:hanging="540"/>
        <w:rPr>
          <w:rFonts w:asciiTheme="minorHAnsi" w:eastAsiaTheme="minorEastAsia" w:hAnsiTheme="minorHAnsi" w:cstheme="minorBidi"/>
          <w:noProof/>
          <w:sz w:val="24"/>
          <w:szCs w:val="24"/>
          <w:rtl/>
          <w:lang w:bidi="ar-SA"/>
        </w:rPr>
      </w:pPr>
      <w:hyperlink w:anchor="_Toc219762592" w:history="1">
        <w:r w:rsidRPr="00D12084">
          <w:rPr>
            <w:rStyle w:val="Hyperlink"/>
            <w:noProof/>
          </w:rPr>
          <w:t>1.5.1</w:t>
        </w:r>
        <w:r>
          <w:rPr>
            <w:rFonts w:asciiTheme="minorHAnsi" w:eastAsiaTheme="minorEastAsia" w:hAnsiTheme="minorHAnsi" w:cstheme="minorBidi"/>
            <w:noProof/>
            <w:sz w:val="24"/>
            <w:szCs w:val="24"/>
            <w:rtl/>
            <w:lang w:bidi="ar-SA"/>
          </w:rPr>
          <w:tab/>
        </w:r>
        <w:r w:rsidRPr="00D12084">
          <w:rPr>
            <w:rStyle w:val="Hyperlink"/>
            <w:noProof/>
          </w:rPr>
          <w:t>Scope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Toc219762592 \h</w:instrText>
        </w:r>
        <w:r>
          <w:rPr>
            <w:noProof/>
            <w:webHidden/>
            <w:rtl/>
          </w:rPr>
          <w:instrText xml:space="preserve"> </w:instrText>
        </w:r>
        <w:r>
          <w:rPr>
            <w:rStyle w:val="Hyperlink"/>
            <w:noProof/>
            <w:rtl/>
          </w:rPr>
        </w:r>
        <w:r>
          <w:rPr>
            <w:rStyle w:val="Hyperlink"/>
            <w:noProof/>
            <w:rtl/>
          </w:rPr>
          <w:fldChar w:fldCharType="separate"/>
        </w:r>
        <w:r w:rsidR="00AE3503">
          <w:rPr>
            <w:noProof/>
            <w:webHidden/>
          </w:rPr>
          <w:t>8</w:t>
        </w:r>
        <w:r>
          <w:rPr>
            <w:rStyle w:val="Hyperlink"/>
            <w:noProof/>
            <w:rtl/>
          </w:rPr>
          <w:fldChar w:fldCharType="end"/>
        </w:r>
      </w:hyperlink>
    </w:p>
    <w:p w14:paraId="01E65B73" w14:textId="1A16A2D2" w:rsidR="00CD0F8D" w:rsidRDefault="00CD0F8D" w:rsidP="00914778">
      <w:pPr>
        <w:pStyle w:val="TOC2"/>
        <w:tabs>
          <w:tab w:val="left" w:pos="990"/>
        </w:tabs>
        <w:spacing w:after="0"/>
        <w:ind w:hanging="540"/>
        <w:rPr>
          <w:rFonts w:asciiTheme="minorHAnsi" w:eastAsiaTheme="minorEastAsia" w:hAnsiTheme="minorHAnsi" w:cstheme="minorBidi"/>
          <w:noProof/>
          <w:sz w:val="24"/>
          <w:szCs w:val="24"/>
          <w:rtl/>
          <w:lang w:bidi="ar-SA"/>
        </w:rPr>
      </w:pPr>
      <w:hyperlink w:anchor="_Toc219762593" w:history="1">
        <w:r w:rsidRPr="00D12084">
          <w:rPr>
            <w:rStyle w:val="Hyperlink"/>
            <w:noProof/>
          </w:rPr>
          <w:t>1.5.2</w:t>
        </w:r>
        <w:r>
          <w:rPr>
            <w:rFonts w:asciiTheme="minorHAnsi" w:eastAsiaTheme="minorEastAsia" w:hAnsiTheme="minorHAnsi" w:cstheme="minorBidi"/>
            <w:noProof/>
            <w:sz w:val="24"/>
            <w:szCs w:val="24"/>
            <w:rtl/>
            <w:lang w:bidi="ar-SA"/>
          </w:rPr>
          <w:tab/>
        </w:r>
        <w:r w:rsidRPr="00D12084">
          <w:rPr>
            <w:rStyle w:val="Hyperlink"/>
            <w:noProof/>
          </w:rPr>
          <w:t>Limitations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Toc219762593 \h</w:instrText>
        </w:r>
        <w:r>
          <w:rPr>
            <w:noProof/>
            <w:webHidden/>
            <w:rtl/>
          </w:rPr>
          <w:instrText xml:space="preserve"> </w:instrText>
        </w:r>
        <w:r>
          <w:rPr>
            <w:rStyle w:val="Hyperlink"/>
            <w:noProof/>
            <w:rtl/>
          </w:rPr>
        </w:r>
        <w:r>
          <w:rPr>
            <w:rStyle w:val="Hyperlink"/>
            <w:noProof/>
            <w:rtl/>
          </w:rPr>
          <w:fldChar w:fldCharType="separate"/>
        </w:r>
        <w:r w:rsidR="00AE3503">
          <w:rPr>
            <w:noProof/>
            <w:webHidden/>
          </w:rPr>
          <w:t>8</w:t>
        </w:r>
        <w:r>
          <w:rPr>
            <w:rStyle w:val="Hyperlink"/>
            <w:noProof/>
            <w:rtl/>
          </w:rPr>
          <w:fldChar w:fldCharType="end"/>
        </w:r>
      </w:hyperlink>
    </w:p>
    <w:p w14:paraId="7D4F00B9" w14:textId="18CBB84F" w:rsidR="00CD0F8D" w:rsidRDefault="00CD0F8D" w:rsidP="00914778">
      <w:pPr>
        <w:pStyle w:val="TOC1"/>
        <w:tabs>
          <w:tab w:val="clear" w:pos="540"/>
          <w:tab w:val="left" w:pos="990"/>
        </w:tabs>
        <w:spacing w:after="0"/>
        <w:ind w:hanging="540"/>
        <w:rPr>
          <w:rFonts w:asciiTheme="minorHAnsi" w:eastAsiaTheme="minorEastAsia" w:hAnsiTheme="minorHAnsi" w:cstheme="minorBidi"/>
          <w:noProof/>
          <w:sz w:val="24"/>
          <w:szCs w:val="24"/>
          <w:rtl/>
          <w:lang w:bidi="ar-SA"/>
        </w:rPr>
      </w:pPr>
      <w:hyperlink w:anchor="_Toc219762594" w:history="1">
        <w:r w:rsidRPr="00D12084">
          <w:rPr>
            <w:rStyle w:val="Hyperlink"/>
            <w:noProof/>
          </w:rPr>
          <w:t>2</w:t>
        </w:r>
        <w:r>
          <w:rPr>
            <w:rFonts w:asciiTheme="minorHAnsi" w:eastAsiaTheme="minorEastAsia" w:hAnsiTheme="minorHAnsi" w:cstheme="minorBidi"/>
            <w:noProof/>
            <w:sz w:val="24"/>
            <w:szCs w:val="24"/>
            <w:rtl/>
            <w:lang w:bidi="ar-SA"/>
          </w:rPr>
          <w:tab/>
        </w:r>
        <w:r w:rsidRPr="00D12084">
          <w:rPr>
            <w:rStyle w:val="Hyperlink"/>
            <w:noProof/>
          </w:rPr>
          <w:t>Problem Statement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Toc219762594 \h</w:instrText>
        </w:r>
        <w:r>
          <w:rPr>
            <w:noProof/>
            <w:webHidden/>
            <w:rtl/>
          </w:rPr>
          <w:instrText xml:space="preserve"> </w:instrText>
        </w:r>
        <w:r>
          <w:rPr>
            <w:rStyle w:val="Hyperlink"/>
            <w:noProof/>
            <w:rtl/>
          </w:rPr>
        </w:r>
        <w:r>
          <w:rPr>
            <w:rStyle w:val="Hyperlink"/>
            <w:noProof/>
            <w:rtl/>
          </w:rPr>
          <w:fldChar w:fldCharType="separate"/>
        </w:r>
        <w:r w:rsidR="00AE3503">
          <w:rPr>
            <w:noProof/>
            <w:webHidden/>
          </w:rPr>
          <w:t>8</w:t>
        </w:r>
        <w:r>
          <w:rPr>
            <w:rStyle w:val="Hyperlink"/>
            <w:noProof/>
            <w:rtl/>
          </w:rPr>
          <w:fldChar w:fldCharType="end"/>
        </w:r>
      </w:hyperlink>
    </w:p>
    <w:p w14:paraId="5ADBB105" w14:textId="3E7EA76F" w:rsidR="00CD0F8D" w:rsidRDefault="00CD0F8D" w:rsidP="00914778">
      <w:pPr>
        <w:pStyle w:val="TOC2"/>
        <w:tabs>
          <w:tab w:val="left" w:pos="990"/>
        </w:tabs>
        <w:spacing w:after="0"/>
        <w:ind w:hanging="540"/>
        <w:rPr>
          <w:rFonts w:asciiTheme="minorHAnsi" w:eastAsiaTheme="minorEastAsia" w:hAnsiTheme="minorHAnsi" w:cstheme="minorBidi"/>
          <w:noProof/>
          <w:sz w:val="24"/>
          <w:szCs w:val="24"/>
          <w:rtl/>
          <w:lang w:bidi="ar-SA"/>
        </w:rPr>
      </w:pPr>
      <w:hyperlink w:anchor="_Toc219762595" w:history="1">
        <w:r w:rsidRPr="00D12084">
          <w:rPr>
            <w:rStyle w:val="Hyperlink"/>
            <w:noProof/>
          </w:rPr>
          <w:t>2.1</w:t>
        </w:r>
        <w:r>
          <w:rPr>
            <w:rFonts w:asciiTheme="minorHAnsi" w:eastAsiaTheme="minorEastAsia" w:hAnsiTheme="minorHAnsi" w:cstheme="minorBidi"/>
            <w:noProof/>
            <w:sz w:val="24"/>
            <w:szCs w:val="24"/>
            <w:rtl/>
            <w:lang w:bidi="ar-SA"/>
          </w:rPr>
          <w:tab/>
        </w:r>
        <w:r w:rsidRPr="00D12084">
          <w:rPr>
            <w:rStyle w:val="Hyperlink"/>
            <w:noProof/>
          </w:rPr>
          <w:t>Limitations of Fixed Sliding Window (Segmentation Bottleneck)</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Toc219762595 \h</w:instrText>
        </w:r>
        <w:r>
          <w:rPr>
            <w:noProof/>
            <w:webHidden/>
            <w:rtl/>
          </w:rPr>
          <w:instrText xml:space="preserve"> </w:instrText>
        </w:r>
        <w:r>
          <w:rPr>
            <w:rStyle w:val="Hyperlink"/>
            <w:noProof/>
            <w:rtl/>
          </w:rPr>
        </w:r>
        <w:r>
          <w:rPr>
            <w:rStyle w:val="Hyperlink"/>
            <w:noProof/>
            <w:rtl/>
          </w:rPr>
          <w:fldChar w:fldCharType="separate"/>
        </w:r>
        <w:r w:rsidR="00AE3503">
          <w:rPr>
            <w:noProof/>
            <w:webHidden/>
          </w:rPr>
          <w:t>9</w:t>
        </w:r>
        <w:r>
          <w:rPr>
            <w:rStyle w:val="Hyperlink"/>
            <w:noProof/>
            <w:rtl/>
          </w:rPr>
          <w:fldChar w:fldCharType="end"/>
        </w:r>
      </w:hyperlink>
    </w:p>
    <w:p w14:paraId="3922E84E" w14:textId="0001928A" w:rsidR="00CD0F8D" w:rsidRDefault="00CD0F8D" w:rsidP="00914778">
      <w:pPr>
        <w:pStyle w:val="TOC2"/>
        <w:tabs>
          <w:tab w:val="left" w:pos="990"/>
        </w:tabs>
        <w:spacing w:after="0"/>
        <w:ind w:hanging="540"/>
        <w:rPr>
          <w:rFonts w:asciiTheme="minorHAnsi" w:eastAsiaTheme="minorEastAsia" w:hAnsiTheme="minorHAnsi" w:cstheme="minorBidi"/>
          <w:noProof/>
          <w:sz w:val="24"/>
          <w:szCs w:val="24"/>
          <w:rtl/>
          <w:lang w:bidi="ar-SA"/>
        </w:rPr>
      </w:pPr>
      <w:hyperlink w:anchor="_Toc219762596" w:history="1">
        <w:r w:rsidRPr="00D12084">
          <w:rPr>
            <w:rStyle w:val="Hyperlink"/>
            <w:noProof/>
          </w:rPr>
          <w:t>2.2</w:t>
        </w:r>
        <w:r>
          <w:rPr>
            <w:rFonts w:asciiTheme="minorHAnsi" w:eastAsiaTheme="minorEastAsia" w:hAnsiTheme="minorHAnsi" w:cstheme="minorBidi"/>
            <w:noProof/>
            <w:sz w:val="24"/>
            <w:szCs w:val="24"/>
            <w:rtl/>
            <w:lang w:bidi="ar-SA"/>
          </w:rPr>
          <w:tab/>
        </w:r>
        <w:r w:rsidRPr="00D12084">
          <w:rPr>
            <w:rStyle w:val="Hyperlink"/>
            <w:noProof/>
          </w:rPr>
          <w:t>The Challenge of Transitional Activities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Toc219762596 \h</w:instrText>
        </w:r>
        <w:r>
          <w:rPr>
            <w:noProof/>
            <w:webHidden/>
            <w:rtl/>
          </w:rPr>
          <w:instrText xml:space="preserve"> </w:instrText>
        </w:r>
        <w:r>
          <w:rPr>
            <w:rStyle w:val="Hyperlink"/>
            <w:noProof/>
            <w:rtl/>
          </w:rPr>
        </w:r>
        <w:r>
          <w:rPr>
            <w:rStyle w:val="Hyperlink"/>
            <w:noProof/>
            <w:rtl/>
          </w:rPr>
          <w:fldChar w:fldCharType="separate"/>
        </w:r>
        <w:r w:rsidR="00AE3503">
          <w:rPr>
            <w:noProof/>
            <w:webHidden/>
          </w:rPr>
          <w:t>9</w:t>
        </w:r>
        <w:r>
          <w:rPr>
            <w:rStyle w:val="Hyperlink"/>
            <w:noProof/>
            <w:rtl/>
          </w:rPr>
          <w:fldChar w:fldCharType="end"/>
        </w:r>
      </w:hyperlink>
    </w:p>
    <w:p w14:paraId="0B36C9DD" w14:textId="01851ECD" w:rsidR="00CD0F8D" w:rsidRDefault="00CD0F8D" w:rsidP="00914778">
      <w:pPr>
        <w:pStyle w:val="TOC2"/>
        <w:tabs>
          <w:tab w:val="left" w:pos="990"/>
        </w:tabs>
        <w:spacing w:after="0"/>
        <w:ind w:hanging="540"/>
        <w:rPr>
          <w:rFonts w:asciiTheme="minorHAnsi" w:eastAsiaTheme="minorEastAsia" w:hAnsiTheme="minorHAnsi" w:cstheme="minorBidi"/>
          <w:noProof/>
          <w:sz w:val="24"/>
          <w:szCs w:val="24"/>
          <w:rtl/>
          <w:lang w:bidi="ar-SA"/>
        </w:rPr>
      </w:pPr>
      <w:hyperlink w:anchor="_Toc219762597" w:history="1">
        <w:r w:rsidRPr="00D12084">
          <w:rPr>
            <w:rStyle w:val="Hyperlink"/>
            <w:noProof/>
          </w:rPr>
          <w:t>2.3</w:t>
        </w:r>
        <w:r>
          <w:rPr>
            <w:rFonts w:asciiTheme="minorHAnsi" w:eastAsiaTheme="minorEastAsia" w:hAnsiTheme="minorHAnsi" w:cstheme="minorBidi"/>
            <w:noProof/>
            <w:sz w:val="24"/>
            <w:szCs w:val="24"/>
            <w:rtl/>
            <w:lang w:bidi="ar-SA"/>
          </w:rPr>
          <w:tab/>
        </w:r>
        <w:r w:rsidRPr="00D12084">
          <w:rPr>
            <w:rStyle w:val="Hyperlink"/>
            <w:noProof/>
          </w:rPr>
          <w:t>The Accuracy-Efficiency-Privacy Trilemma</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Toc219762597 \h</w:instrText>
        </w:r>
        <w:r>
          <w:rPr>
            <w:noProof/>
            <w:webHidden/>
            <w:rtl/>
          </w:rPr>
          <w:instrText xml:space="preserve"> </w:instrText>
        </w:r>
        <w:r>
          <w:rPr>
            <w:rStyle w:val="Hyperlink"/>
            <w:noProof/>
            <w:rtl/>
          </w:rPr>
        </w:r>
        <w:r>
          <w:rPr>
            <w:rStyle w:val="Hyperlink"/>
            <w:noProof/>
            <w:rtl/>
          </w:rPr>
          <w:fldChar w:fldCharType="separate"/>
        </w:r>
        <w:r w:rsidR="00AE3503">
          <w:rPr>
            <w:noProof/>
            <w:webHidden/>
          </w:rPr>
          <w:t>9</w:t>
        </w:r>
        <w:r>
          <w:rPr>
            <w:rStyle w:val="Hyperlink"/>
            <w:noProof/>
            <w:rtl/>
          </w:rPr>
          <w:fldChar w:fldCharType="end"/>
        </w:r>
      </w:hyperlink>
    </w:p>
    <w:p w14:paraId="4FEAC860" w14:textId="43C368A3" w:rsidR="00CD0F8D" w:rsidRDefault="00CD0F8D" w:rsidP="00914778">
      <w:pPr>
        <w:pStyle w:val="TOC1"/>
        <w:tabs>
          <w:tab w:val="clear" w:pos="540"/>
          <w:tab w:val="left" w:pos="990"/>
        </w:tabs>
        <w:spacing w:after="0"/>
        <w:ind w:hanging="540"/>
        <w:rPr>
          <w:rFonts w:asciiTheme="minorHAnsi" w:eastAsiaTheme="minorEastAsia" w:hAnsiTheme="minorHAnsi" w:cstheme="minorBidi"/>
          <w:noProof/>
          <w:sz w:val="24"/>
          <w:szCs w:val="24"/>
          <w:rtl/>
          <w:lang w:bidi="ar-SA"/>
        </w:rPr>
      </w:pPr>
      <w:hyperlink w:anchor="_Toc219762598" w:history="1">
        <w:r w:rsidRPr="00D12084">
          <w:rPr>
            <w:rStyle w:val="Hyperlink"/>
            <w:noProof/>
          </w:rPr>
          <w:t>3</w:t>
        </w:r>
        <w:r>
          <w:rPr>
            <w:rFonts w:asciiTheme="minorHAnsi" w:eastAsiaTheme="minorEastAsia" w:hAnsiTheme="minorHAnsi" w:cstheme="minorBidi"/>
            <w:noProof/>
            <w:sz w:val="24"/>
            <w:szCs w:val="24"/>
            <w:rtl/>
            <w:lang w:bidi="ar-SA"/>
          </w:rPr>
          <w:tab/>
        </w:r>
        <w:r w:rsidRPr="00D12084">
          <w:rPr>
            <w:rStyle w:val="Hyperlink"/>
            <w:noProof/>
          </w:rPr>
          <w:t>Research Objectives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Toc219762598 \h</w:instrText>
        </w:r>
        <w:r>
          <w:rPr>
            <w:noProof/>
            <w:webHidden/>
            <w:rtl/>
          </w:rPr>
          <w:instrText xml:space="preserve"> </w:instrText>
        </w:r>
        <w:r>
          <w:rPr>
            <w:rStyle w:val="Hyperlink"/>
            <w:noProof/>
            <w:rtl/>
          </w:rPr>
        </w:r>
        <w:r>
          <w:rPr>
            <w:rStyle w:val="Hyperlink"/>
            <w:noProof/>
            <w:rtl/>
          </w:rPr>
          <w:fldChar w:fldCharType="separate"/>
        </w:r>
        <w:r w:rsidR="00AE3503">
          <w:rPr>
            <w:noProof/>
            <w:webHidden/>
          </w:rPr>
          <w:t>10</w:t>
        </w:r>
        <w:r>
          <w:rPr>
            <w:rStyle w:val="Hyperlink"/>
            <w:noProof/>
            <w:rtl/>
          </w:rPr>
          <w:fldChar w:fldCharType="end"/>
        </w:r>
      </w:hyperlink>
    </w:p>
    <w:p w14:paraId="7D15E157" w14:textId="0E1977A0" w:rsidR="00CD0F8D" w:rsidRDefault="00CD0F8D" w:rsidP="00914778">
      <w:pPr>
        <w:pStyle w:val="TOC2"/>
        <w:tabs>
          <w:tab w:val="left" w:pos="990"/>
        </w:tabs>
        <w:spacing w:after="0"/>
        <w:ind w:hanging="540"/>
        <w:rPr>
          <w:rFonts w:asciiTheme="minorHAnsi" w:eastAsiaTheme="minorEastAsia" w:hAnsiTheme="minorHAnsi" w:cstheme="minorBidi"/>
          <w:noProof/>
          <w:sz w:val="24"/>
          <w:szCs w:val="24"/>
          <w:rtl/>
          <w:lang w:bidi="ar-SA"/>
        </w:rPr>
      </w:pPr>
      <w:hyperlink w:anchor="_Toc219762599" w:history="1">
        <w:r w:rsidRPr="00D12084">
          <w:rPr>
            <w:rStyle w:val="Hyperlink"/>
            <w:noProof/>
          </w:rPr>
          <w:t>3.1</w:t>
        </w:r>
        <w:r>
          <w:rPr>
            <w:rFonts w:asciiTheme="minorHAnsi" w:eastAsiaTheme="minorEastAsia" w:hAnsiTheme="minorHAnsi" w:cstheme="minorBidi"/>
            <w:noProof/>
            <w:sz w:val="24"/>
            <w:szCs w:val="24"/>
            <w:rtl/>
            <w:lang w:bidi="ar-SA"/>
          </w:rPr>
          <w:tab/>
        </w:r>
        <w:r w:rsidRPr="00D12084">
          <w:rPr>
            <w:rStyle w:val="Hyperlink"/>
            <w:noProof/>
          </w:rPr>
          <w:t>Main Objective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Toc219762599 \h</w:instrText>
        </w:r>
        <w:r>
          <w:rPr>
            <w:noProof/>
            <w:webHidden/>
            <w:rtl/>
          </w:rPr>
          <w:instrText xml:space="preserve"> </w:instrText>
        </w:r>
        <w:r>
          <w:rPr>
            <w:rStyle w:val="Hyperlink"/>
            <w:noProof/>
            <w:rtl/>
          </w:rPr>
        </w:r>
        <w:r>
          <w:rPr>
            <w:rStyle w:val="Hyperlink"/>
            <w:noProof/>
            <w:rtl/>
          </w:rPr>
          <w:fldChar w:fldCharType="separate"/>
        </w:r>
        <w:r w:rsidR="00AE3503">
          <w:rPr>
            <w:noProof/>
            <w:webHidden/>
          </w:rPr>
          <w:t>10</w:t>
        </w:r>
        <w:r>
          <w:rPr>
            <w:rStyle w:val="Hyperlink"/>
            <w:noProof/>
            <w:rtl/>
          </w:rPr>
          <w:fldChar w:fldCharType="end"/>
        </w:r>
      </w:hyperlink>
    </w:p>
    <w:p w14:paraId="4B72B7F9" w14:textId="13B5CE53" w:rsidR="00CD0F8D" w:rsidRDefault="00CD0F8D" w:rsidP="00914778">
      <w:pPr>
        <w:pStyle w:val="TOC2"/>
        <w:tabs>
          <w:tab w:val="left" w:pos="990"/>
        </w:tabs>
        <w:spacing w:after="0"/>
        <w:ind w:hanging="540"/>
        <w:rPr>
          <w:rFonts w:asciiTheme="minorHAnsi" w:eastAsiaTheme="minorEastAsia" w:hAnsiTheme="minorHAnsi" w:cstheme="minorBidi"/>
          <w:noProof/>
          <w:sz w:val="24"/>
          <w:szCs w:val="24"/>
          <w:rtl/>
          <w:lang w:bidi="ar-SA"/>
        </w:rPr>
      </w:pPr>
      <w:hyperlink w:anchor="_Toc219762600" w:history="1">
        <w:r w:rsidRPr="00D12084">
          <w:rPr>
            <w:rStyle w:val="Hyperlink"/>
            <w:noProof/>
          </w:rPr>
          <w:t>3.2</w:t>
        </w:r>
        <w:r>
          <w:rPr>
            <w:rFonts w:asciiTheme="minorHAnsi" w:eastAsiaTheme="minorEastAsia" w:hAnsiTheme="minorHAnsi" w:cstheme="minorBidi"/>
            <w:noProof/>
            <w:sz w:val="24"/>
            <w:szCs w:val="24"/>
            <w:rtl/>
            <w:lang w:bidi="ar-SA"/>
          </w:rPr>
          <w:tab/>
        </w:r>
        <w:r w:rsidRPr="00D12084">
          <w:rPr>
            <w:rStyle w:val="Hyperlink"/>
            <w:noProof/>
          </w:rPr>
          <w:t>Specific Objectives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Toc219762600 \h</w:instrText>
        </w:r>
        <w:r>
          <w:rPr>
            <w:noProof/>
            <w:webHidden/>
            <w:rtl/>
          </w:rPr>
          <w:instrText xml:space="preserve"> </w:instrText>
        </w:r>
        <w:r>
          <w:rPr>
            <w:rStyle w:val="Hyperlink"/>
            <w:noProof/>
            <w:rtl/>
          </w:rPr>
        </w:r>
        <w:r>
          <w:rPr>
            <w:rStyle w:val="Hyperlink"/>
            <w:noProof/>
            <w:rtl/>
          </w:rPr>
          <w:fldChar w:fldCharType="separate"/>
        </w:r>
        <w:r w:rsidR="00AE3503">
          <w:rPr>
            <w:noProof/>
            <w:webHidden/>
          </w:rPr>
          <w:t>10</w:t>
        </w:r>
        <w:r>
          <w:rPr>
            <w:rStyle w:val="Hyperlink"/>
            <w:noProof/>
            <w:rtl/>
          </w:rPr>
          <w:fldChar w:fldCharType="end"/>
        </w:r>
      </w:hyperlink>
    </w:p>
    <w:p w14:paraId="0B089E8E" w14:textId="1341FEAF" w:rsidR="00CD0F8D" w:rsidRDefault="00CD0F8D" w:rsidP="00914778">
      <w:pPr>
        <w:pStyle w:val="TOC1"/>
        <w:tabs>
          <w:tab w:val="clear" w:pos="540"/>
          <w:tab w:val="left" w:pos="990"/>
        </w:tabs>
        <w:spacing w:after="0"/>
        <w:ind w:hanging="540"/>
        <w:rPr>
          <w:rFonts w:asciiTheme="minorHAnsi" w:eastAsiaTheme="minorEastAsia" w:hAnsiTheme="minorHAnsi" w:cstheme="minorBidi"/>
          <w:noProof/>
          <w:sz w:val="24"/>
          <w:szCs w:val="24"/>
          <w:rtl/>
          <w:lang w:bidi="ar-SA"/>
        </w:rPr>
      </w:pPr>
      <w:hyperlink w:anchor="_Toc219762601" w:history="1">
        <w:r w:rsidRPr="00D12084">
          <w:rPr>
            <w:rStyle w:val="Hyperlink"/>
            <w:noProof/>
          </w:rPr>
          <w:t>4</w:t>
        </w:r>
        <w:r>
          <w:rPr>
            <w:rFonts w:asciiTheme="minorHAnsi" w:eastAsiaTheme="minorEastAsia" w:hAnsiTheme="minorHAnsi" w:cstheme="minorBidi"/>
            <w:noProof/>
            <w:sz w:val="24"/>
            <w:szCs w:val="24"/>
            <w:rtl/>
            <w:lang w:bidi="ar-SA"/>
          </w:rPr>
          <w:tab/>
        </w:r>
        <w:r w:rsidRPr="00D12084">
          <w:rPr>
            <w:rStyle w:val="Hyperlink"/>
            <w:noProof/>
          </w:rPr>
          <w:t>Literature Review</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Toc219762601 \h</w:instrText>
        </w:r>
        <w:r>
          <w:rPr>
            <w:noProof/>
            <w:webHidden/>
            <w:rtl/>
          </w:rPr>
          <w:instrText xml:space="preserve"> </w:instrText>
        </w:r>
        <w:r>
          <w:rPr>
            <w:rStyle w:val="Hyperlink"/>
            <w:noProof/>
            <w:rtl/>
          </w:rPr>
        </w:r>
        <w:r>
          <w:rPr>
            <w:rStyle w:val="Hyperlink"/>
            <w:noProof/>
            <w:rtl/>
          </w:rPr>
          <w:fldChar w:fldCharType="separate"/>
        </w:r>
        <w:r w:rsidR="00AE3503">
          <w:rPr>
            <w:noProof/>
            <w:webHidden/>
          </w:rPr>
          <w:t>11</w:t>
        </w:r>
        <w:r>
          <w:rPr>
            <w:rStyle w:val="Hyperlink"/>
            <w:noProof/>
            <w:rtl/>
          </w:rPr>
          <w:fldChar w:fldCharType="end"/>
        </w:r>
      </w:hyperlink>
    </w:p>
    <w:p w14:paraId="64B771EB" w14:textId="19C29F5F" w:rsidR="00CD0F8D" w:rsidRDefault="00CD0F8D" w:rsidP="00914778">
      <w:pPr>
        <w:pStyle w:val="TOC2"/>
        <w:tabs>
          <w:tab w:val="left" w:pos="990"/>
        </w:tabs>
        <w:spacing w:after="0"/>
        <w:ind w:hanging="540"/>
        <w:rPr>
          <w:rFonts w:asciiTheme="minorHAnsi" w:eastAsiaTheme="minorEastAsia" w:hAnsiTheme="minorHAnsi" w:cstheme="minorBidi"/>
          <w:noProof/>
          <w:sz w:val="24"/>
          <w:szCs w:val="24"/>
          <w:rtl/>
          <w:lang w:bidi="ar-SA"/>
        </w:rPr>
      </w:pPr>
      <w:hyperlink w:anchor="_Toc219762602" w:history="1">
        <w:r w:rsidRPr="00D12084">
          <w:rPr>
            <w:rStyle w:val="Hyperlink"/>
            <w:noProof/>
          </w:rPr>
          <w:t>4.1</w:t>
        </w:r>
        <w:r>
          <w:rPr>
            <w:rFonts w:asciiTheme="minorHAnsi" w:eastAsiaTheme="minorEastAsia" w:hAnsiTheme="minorHAnsi" w:cstheme="minorBidi"/>
            <w:noProof/>
            <w:sz w:val="24"/>
            <w:szCs w:val="24"/>
            <w:rtl/>
            <w:lang w:bidi="ar-SA"/>
          </w:rPr>
          <w:tab/>
        </w:r>
        <w:r w:rsidRPr="00D12084">
          <w:rPr>
            <w:rStyle w:val="Hyperlink"/>
            <w:noProof/>
          </w:rPr>
          <w:t>Signal Segmentation: from Fixed Windows to Deep Similarity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Toc219762602 \h</w:instrText>
        </w:r>
        <w:r>
          <w:rPr>
            <w:noProof/>
            <w:webHidden/>
            <w:rtl/>
          </w:rPr>
          <w:instrText xml:space="preserve"> </w:instrText>
        </w:r>
        <w:r>
          <w:rPr>
            <w:rStyle w:val="Hyperlink"/>
            <w:noProof/>
            <w:rtl/>
          </w:rPr>
        </w:r>
        <w:r>
          <w:rPr>
            <w:rStyle w:val="Hyperlink"/>
            <w:noProof/>
            <w:rtl/>
          </w:rPr>
          <w:fldChar w:fldCharType="separate"/>
        </w:r>
        <w:r w:rsidR="00AE3503">
          <w:rPr>
            <w:noProof/>
            <w:webHidden/>
          </w:rPr>
          <w:t>11</w:t>
        </w:r>
        <w:r>
          <w:rPr>
            <w:rStyle w:val="Hyperlink"/>
            <w:noProof/>
            <w:rtl/>
          </w:rPr>
          <w:fldChar w:fldCharType="end"/>
        </w:r>
      </w:hyperlink>
    </w:p>
    <w:p w14:paraId="6C9A3762" w14:textId="7DA485B5" w:rsidR="00CD0F8D" w:rsidRDefault="00CD0F8D" w:rsidP="00914778">
      <w:pPr>
        <w:pStyle w:val="TOC2"/>
        <w:tabs>
          <w:tab w:val="left" w:pos="990"/>
        </w:tabs>
        <w:spacing w:after="0"/>
        <w:ind w:hanging="540"/>
        <w:rPr>
          <w:rFonts w:asciiTheme="minorHAnsi" w:eastAsiaTheme="minorEastAsia" w:hAnsiTheme="minorHAnsi" w:cstheme="minorBidi"/>
          <w:noProof/>
          <w:sz w:val="24"/>
          <w:szCs w:val="24"/>
          <w:rtl/>
          <w:lang w:bidi="ar-SA"/>
        </w:rPr>
      </w:pPr>
      <w:hyperlink w:anchor="_Toc219762603" w:history="1">
        <w:r w:rsidRPr="00D12084">
          <w:rPr>
            <w:rStyle w:val="Hyperlink"/>
            <w:noProof/>
          </w:rPr>
          <w:t>4.2</w:t>
        </w:r>
        <w:r>
          <w:rPr>
            <w:rFonts w:asciiTheme="minorHAnsi" w:eastAsiaTheme="minorEastAsia" w:hAnsiTheme="minorHAnsi" w:cstheme="minorBidi"/>
            <w:noProof/>
            <w:sz w:val="24"/>
            <w:szCs w:val="24"/>
            <w:rtl/>
            <w:lang w:bidi="ar-SA"/>
          </w:rPr>
          <w:tab/>
        </w:r>
        <w:r w:rsidRPr="00D12084">
          <w:rPr>
            <w:rStyle w:val="Hyperlink"/>
            <w:noProof/>
          </w:rPr>
          <w:t>Architectural Shift: Transformers &amp; Hybrid Models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Toc219762603 \h</w:instrText>
        </w:r>
        <w:r>
          <w:rPr>
            <w:noProof/>
            <w:webHidden/>
            <w:rtl/>
          </w:rPr>
          <w:instrText xml:space="preserve"> </w:instrText>
        </w:r>
        <w:r>
          <w:rPr>
            <w:rStyle w:val="Hyperlink"/>
            <w:noProof/>
            <w:rtl/>
          </w:rPr>
        </w:r>
        <w:r>
          <w:rPr>
            <w:rStyle w:val="Hyperlink"/>
            <w:noProof/>
            <w:rtl/>
          </w:rPr>
          <w:fldChar w:fldCharType="separate"/>
        </w:r>
        <w:r w:rsidR="00AE3503">
          <w:rPr>
            <w:noProof/>
            <w:webHidden/>
          </w:rPr>
          <w:t>12</w:t>
        </w:r>
        <w:r>
          <w:rPr>
            <w:rStyle w:val="Hyperlink"/>
            <w:noProof/>
            <w:rtl/>
          </w:rPr>
          <w:fldChar w:fldCharType="end"/>
        </w:r>
      </w:hyperlink>
    </w:p>
    <w:p w14:paraId="734BA3D5" w14:textId="45491257" w:rsidR="00CD0F8D" w:rsidRDefault="00CD0F8D" w:rsidP="00914778">
      <w:pPr>
        <w:pStyle w:val="TOC2"/>
        <w:tabs>
          <w:tab w:val="left" w:pos="990"/>
        </w:tabs>
        <w:spacing w:after="0"/>
        <w:ind w:hanging="540"/>
        <w:rPr>
          <w:rFonts w:asciiTheme="minorHAnsi" w:eastAsiaTheme="minorEastAsia" w:hAnsiTheme="minorHAnsi" w:cstheme="minorBidi"/>
          <w:noProof/>
          <w:sz w:val="24"/>
          <w:szCs w:val="24"/>
          <w:rtl/>
          <w:lang w:bidi="ar-SA"/>
        </w:rPr>
      </w:pPr>
      <w:hyperlink w:anchor="_Toc219762604" w:history="1">
        <w:r w:rsidRPr="00D12084">
          <w:rPr>
            <w:rStyle w:val="Hyperlink"/>
            <w:noProof/>
          </w:rPr>
          <w:t>4.3</w:t>
        </w:r>
        <w:r>
          <w:rPr>
            <w:rFonts w:asciiTheme="minorHAnsi" w:eastAsiaTheme="minorEastAsia" w:hAnsiTheme="minorHAnsi" w:cstheme="minorBidi"/>
            <w:noProof/>
            <w:sz w:val="24"/>
            <w:szCs w:val="24"/>
            <w:rtl/>
            <w:lang w:bidi="ar-SA"/>
          </w:rPr>
          <w:tab/>
        </w:r>
        <w:r w:rsidRPr="00D12084">
          <w:rPr>
            <w:rStyle w:val="Hyperlink"/>
            <w:noProof/>
          </w:rPr>
          <w:t>Operational Efficiency: The NanoML Revolution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Toc219762604 \h</w:instrText>
        </w:r>
        <w:r>
          <w:rPr>
            <w:noProof/>
            <w:webHidden/>
            <w:rtl/>
          </w:rPr>
          <w:instrText xml:space="preserve"> </w:instrText>
        </w:r>
        <w:r>
          <w:rPr>
            <w:rStyle w:val="Hyperlink"/>
            <w:noProof/>
            <w:rtl/>
          </w:rPr>
        </w:r>
        <w:r>
          <w:rPr>
            <w:rStyle w:val="Hyperlink"/>
            <w:noProof/>
            <w:rtl/>
          </w:rPr>
          <w:fldChar w:fldCharType="separate"/>
        </w:r>
        <w:r w:rsidR="00AE3503">
          <w:rPr>
            <w:noProof/>
            <w:webHidden/>
          </w:rPr>
          <w:t>12</w:t>
        </w:r>
        <w:r>
          <w:rPr>
            <w:rStyle w:val="Hyperlink"/>
            <w:noProof/>
            <w:rtl/>
          </w:rPr>
          <w:fldChar w:fldCharType="end"/>
        </w:r>
      </w:hyperlink>
    </w:p>
    <w:p w14:paraId="37D91EB0" w14:textId="104B3253" w:rsidR="00CD0F8D" w:rsidRDefault="00CD0F8D" w:rsidP="00914778">
      <w:pPr>
        <w:pStyle w:val="TOC1"/>
        <w:tabs>
          <w:tab w:val="clear" w:pos="540"/>
          <w:tab w:val="left" w:pos="990"/>
        </w:tabs>
        <w:spacing w:after="0"/>
        <w:ind w:hanging="540"/>
        <w:rPr>
          <w:rFonts w:asciiTheme="minorHAnsi" w:eastAsiaTheme="minorEastAsia" w:hAnsiTheme="minorHAnsi" w:cstheme="minorBidi"/>
          <w:noProof/>
          <w:sz w:val="24"/>
          <w:szCs w:val="24"/>
          <w:rtl/>
          <w:lang w:bidi="ar-SA"/>
        </w:rPr>
      </w:pPr>
      <w:hyperlink w:anchor="_Toc219762605" w:history="1">
        <w:r w:rsidRPr="00D12084">
          <w:rPr>
            <w:rStyle w:val="Hyperlink"/>
            <w:noProof/>
          </w:rPr>
          <w:t>5</w:t>
        </w:r>
        <w:r>
          <w:rPr>
            <w:rFonts w:asciiTheme="minorHAnsi" w:eastAsiaTheme="minorEastAsia" w:hAnsiTheme="minorHAnsi" w:cstheme="minorBidi"/>
            <w:noProof/>
            <w:sz w:val="24"/>
            <w:szCs w:val="24"/>
            <w:rtl/>
            <w:lang w:bidi="ar-SA"/>
          </w:rPr>
          <w:tab/>
        </w:r>
        <w:r w:rsidRPr="00D12084">
          <w:rPr>
            <w:rStyle w:val="Hyperlink"/>
            <w:noProof/>
          </w:rPr>
          <w:t>Proposed Methodology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Toc219762605 \h</w:instrText>
        </w:r>
        <w:r>
          <w:rPr>
            <w:noProof/>
            <w:webHidden/>
            <w:rtl/>
          </w:rPr>
          <w:instrText xml:space="preserve"> </w:instrText>
        </w:r>
        <w:r>
          <w:rPr>
            <w:rStyle w:val="Hyperlink"/>
            <w:noProof/>
            <w:rtl/>
          </w:rPr>
        </w:r>
        <w:r>
          <w:rPr>
            <w:rStyle w:val="Hyperlink"/>
            <w:noProof/>
            <w:rtl/>
          </w:rPr>
          <w:fldChar w:fldCharType="separate"/>
        </w:r>
        <w:r w:rsidR="00AE3503">
          <w:rPr>
            <w:noProof/>
            <w:webHidden/>
          </w:rPr>
          <w:t>13</w:t>
        </w:r>
        <w:r>
          <w:rPr>
            <w:rStyle w:val="Hyperlink"/>
            <w:noProof/>
            <w:rtl/>
          </w:rPr>
          <w:fldChar w:fldCharType="end"/>
        </w:r>
      </w:hyperlink>
    </w:p>
    <w:p w14:paraId="1F7B069A" w14:textId="4C33423C" w:rsidR="00CD0F8D" w:rsidRDefault="00CD0F8D" w:rsidP="00914778">
      <w:pPr>
        <w:pStyle w:val="TOC2"/>
        <w:tabs>
          <w:tab w:val="left" w:pos="990"/>
        </w:tabs>
        <w:spacing w:after="0"/>
        <w:ind w:hanging="540"/>
        <w:rPr>
          <w:rFonts w:asciiTheme="minorHAnsi" w:eastAsiaTheme="minorEastAsia" w:hAnsiTheme="minorHAnsi" w:cstheme="minorBidi"/>
          <w:noProof/>
          <w:sz w:val="24"/>
          <w:szCs w:val="24"/>
          <w:rtl/>
          <w:lang w:bidi="ar-SA"/>
        </w:rPr>
      </w:pPr>
      <w:hyperlink w:anchor="_Toc219762606" w:history="1">
        <w:r w:rsidRPr="00D12084">
          <w:rPr>
            <w:rStyle w:val="Hyperlink"/>
            <w:noProof/>
          </w:rPr>
          <w:t>5.1</w:t>
        </w:r>
        <w:r>
          <w:rPr>
            <w:rFonts w:asciiTheme="minorHAnsi" w:eastAsiaTheme="minorEastAsia" w:hAnsiTheme="minorHAnsi" w:cstheme="minorBidi"/>
            <w:noProof/>
            <w:sz w:val="24"/>
            <w:szCs w:val="24"/>
            <w:rtl/>
            <w:lang w:bidi="ar-SA"/>
          </w:rPr>
          <w:tab/>
        </w:r>
        <w:r w:rsidRPr="00D12084">
          <w:rPr>
            <w:rStyle w:val="Hyperlink"/>
            <w:noProof/>
          </w:rPr>
          <w:t>Phase 1: Dynamic Attention Based Segmentation (The Input Layer)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Toc219762606 \h</w:instrText>
        </w:r>
        <w:r>
          <w:rPr>
            <w:noProof/>
            <w:webHidden/>
            <w:rtl/>
          </w:rPr>
          <w:instrText xml:space="preserve"> </w:instrText>
        </w:r>
        <w:r>
          <w:rPr>
            <w:rStyle w:val="Hyperlink"/>
            <w:noProof/>
            <w:rtl/>
          </w:rPr>
        </w:r>
        <w:r>
          <w:rPr>
            <w:rStyle w:val="Hyperlink"/>
            <w:noProof/>
            <w:rtl/>
          </w:rPr>
          <w:fldChar w:fldCharType="separate"/>
        </w:r>
        <w:r w:rsidR="00AE3503">
          <w:rPr>
            <w:noProof/>
            <w:webHidden/>
          </w:rPr>
          <w:t>13</w:t>
        </w:r>
        <w:r>
          <w:rPr>
            <w:rStyle w:val="Hyperlink"/>
            <w:noProof/>
            <w:rtl/>
          </w:rPr>
          <w:fldChar w:fldCharType="end"/>
        </w:r>
      </w:hyperlink>
    </w:p>
    <w:p w14:paraId="4DB9126B" w14:textId="1D4725BD" w:rsidR="00CD0F8D" w:rsidRDefault="00CD0F8D" w:rsidP="00914778">
      <w:pPr>
        <w:pStyle w:val="TOC2"/>
        <w:tabs>
          <w:tab w:val="left" w:pos="990"/>
        </w:tabs>
        <w:spacing w:after="0"/>
        <w:ind w:hanging="540"/>
        <w:rPr>
          <w:rFonts w:asciiTheme="minorHAnsi" w:eastAsiaTheme="minorEastAsia" w:hAnsiTheme="minorHAnsi" w:cstheme="minorBidi"/>
          <w:noProof/>
          <w:sz w:val="24"/>
          <w:szCs w:val="24"/>
          <w:rtl/>
          <w:lang w:bidi="ar-SA"/>
        </w:rPr>
      </w:pPr>
      <w:hyperlink w:anchor="_Toc219762607" w:history="1">
        <w:r w:rsidRPr="00D12084">
          <w:rPr>
            <w:rStyle w:val="Hyperlink"/>
            <w:noProof/>
          </w:rPr>
          <w:t>5.2</w:t>
        </w:r>
        <w:r>
          <w:rPr>
            <w:rFonts w:asciiTheme="minorHAnsi" w:eastAsiaTheme="minorEastAsia" w:hAnsiTheme="minorHAnsi" w:cstheme="minorBidi"/>
            <w:noProof/>
            <w:sz w:val="24"/>
            <w:szCs w:val="24"/>
            <w:rtl/>
            <w:lang w:bidi="ar-SA"/>
          </w:rPr>
          <w:tab/>
        </w:r>
        <w:r w:rsidRPr="00D12084">
          <w:rPr>
            <w:rStyle w:val="Hyperlink"/>
            <w:noProof/>
          </w:rPr>
          <w:t>Phase 2: Hybrid Design of Architecture (The Core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Toc219762607 \h</w:instrText>
        </w:r>
        <w:r>
          <w:rPr>
            <w:noProof/>
            <w:webHidden/>
            <w:rtl/>
          </w:rPr>
          <w:instrText xml:space="preserve"> </w:instrText>
        </w:r>
        <w:r>
          <w:rPr>
            <w:rStyle w:val="Hyperlink"/>
            <w:noProof/>
            <w:rtl/>
          </w:rPr>
        </w:r>
        <w:r>
          <w:rPr>
            <w:rStyle w:val="Hyperlink"/>
            <w:noProof/>
            <w:rtl/>
          </w:rPr>
          <w:fldChar w:fldCharType="separate"/>
        </w:r>
        <w:r w:rsidR="00AE3503">
          <w:rPr>
            <w:noProof/>
            <w:webHidden/>
          </w:rPr>
          <w:t>14</w:t>
        </w:r>
        <w:r>
          <w:rPr>
            <w:rStyle w:val="Hyperlink"/>
            <w:noProof/>
            <w:rtl/>
          </w:rPr>
          <w:fldChar w:fldCharType="end"/>
        </w:r>
      </w:hyperlink>
    </w:p>
    <w:p w14:paraId="50046FDB" w14:textId="2FC2179A" w:rsidR="00CD0F8D" w:rsidRDefault="00CD0F8D" w:rsidP="00914778">
      <w:pPr>
        <w:pStyle w:val="TOC2"/>
        <w:tabs>
          <w:tab w:val="left" w:pos="990"/>
        </w:tabs>
        <w:spacing w:after="0"/>
        <w:ind w:hanging="540"/>
        <w:rPr>
          <w:rFonts w:asciiTheme="minorHAnsi" w:eastAsiaTheme="minorEastAsia" w:hAnsiTheme="minorHAnsi" w:cstheme="minorBidi"/>
          <w:noProof/>
          <w:sz w:val="24"/>
          <w:szCs w:val="24"/>
          <w:rtl/>
          <w:lang w:bidi="ar-SA"/>
        </w:rPr>
      </w:pPr>
      <w:hyperlink w:anchor="_Toc219762608" w:history="1">
        <w:r w:rsidRPr="00D12084">
          <w:rPr>
            <w:rStyle w:val="Hyperlink"/>
            <w:noProof/>
          </w:rPr>
          <w:t>5.3</w:t>
        </w:r>
        <w:r>
          <w:rPr>
            <w:rFonts w:asciiTheme="minorHAnsi" w:eastAsiaTheme="minorEastAsia" w:hAnsiTheme="minorHAnsi" w:cstheme="minorBidi"/>
            <w:noProof/>
            <w:sz w:val="24"/>
            <w:szCs w:val="24"/>
            <w:rtl/>
            <w:lang w:bidi="ar-SA"/>
          </w:rPr>
          <w:tab/>
        </w:r>
        <w:r w:rsidRPr="00D12084">
          <w:rPr>
            <w:rStyle w:val="Hyperlink"/>
            <w:noProof/>
          </w:rPr>
          <w:t>Phase 3: Optimization of NanoML and Edge deployment (The Deployment Layer)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Toc219762608 \h</w:instrText>
        </w:r>
        <w:r>
          <w:rPr>
            <w:noProof/>
            <w:webHidden/>
            <w:rtl/>
          </w:rPr>
          <w:instrText xml:space="preserve"> </w:instrText>
        </w:r>
        <w:r>
          <w:rPr>
            <w:rStyle w:val="Hyperlink"/>
            <w:noProof/>
            <w:rtl/>
          </w:rPr>
        </w:r>
        <w:r>
          <w:rPr>
            <w:rStyle w:val="Hyperlink"/>
            <w:noProof/>
            <w:rtl/>
          </w:rPr>
          <w:fldChar w:fldCharType="separate"/>
        </w:r>
        <w:r w:rsidR="00AE3503">
          <w:rPr>
            <w:noProof/>
            <w:webHidden/>
          </w:rPr>
          <w:t>14</w:t>
        </w:r>
        <w:r>
          <w:rPr>
            <w:rStyle w:val="Hyperlink"/>
            <w:noProof/>
            <w:rtl/>
          </w:rPr>
          <w:fldChar w:fldCharType="end"/>
        </w:r>
      </w:hyperlink>
    </w:p>
    <w:p w14:paraId="55440E5B" w14:textId="3D32D64F" w:rsidR="00CD0F8D" w:rsidRDefault="00CD0F8D" w:rsidP="00914778">
      <w:pPr>
        <w:pStyle w:val="TOC2"/>
        <w:tabs>
          <w:tab w:val="left" w:pos="990"/>
        </w:tabs>
        <w:spacing w:after="0"/>
        <w:ind w:hanging="540"/>
        <w:rPr>
          <w:rFonts w:asciiTheme="minorHAnsi" w:eastAsiaTheme="minorEastAsia" w:hAnsiTheme="minorHAnsi" w:cstheme="minorBidi"/>
          <w:noProof/>
          <w:sz w:val="24"/>
          <w:szCs w:val="24"/>
          <w:rtl/>
          <w:lang w:bidi="ar-SA"/>
        </w:rPr>
      </w:pPr>
      <w:hyperlink w:anchor="_Toc219762609" w:history="1">
        <w:r w:rsidRPr="00D12084">
          <w:rPr>
            <w:rStyle w:val="Hyperlink"/>
            <w:noProof/>
          </w:rPr>
          <w:t>5.4</w:t>
        </w:r>
        <w:r>
          <w:rPr>
            <w:rFonts w:asciiTheme="minorHAnsi" w:eastAsiaTheme="minorEastAsia" w:hAnsiTheme="minorHAnsi" w:cstheme="minorBidi"/>
            <w:noProof/>
            <w:sz w:val="24"/>
            <w:szCs w:val="24"/>
            <w:rtl/>
            <w:lang w:bidi="ar-SA"/>
          </w:rPr>
          <w:tab/>
        </w:r>
        <w:r w:rsidRPr="00D12084">
          <w:rPr>
            <w:rStyle w:val="Hyperlink"/>
            <w:noProof/>
          </w:rPr>
          <w:t>Phase 4: Evaluating and Validating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Toc219762609 \h</w:instrText>
        </w:r>
        <w:r>
          <w:rPr>
            <w:noProof/>
            <w:webHidden/>
            <w:rtl/>
          </w:rPr>
          <w:instrText xml:space="preserve"> </w:instrText>
        </w:r>
        <w:r>
          <w:rPr>
            <w:rStyle w:val="Hyperlink"/>
            <w:noProof/>
            <w:rtl/>
          </w:rPr>
        </w:r>
        <w:r>
          <w:rPr>
            <w:rStyle w:val="Hyperlink"/>
            <w:noProof/>
            <w:rtl/>
          </w:rPr>
          <w:fldChar w:fldCharType="separate"/>
        </w:r>
        <w:r w:rsidR="00AE3503">
          <w:rPr>
            <w:noProof/>
            <w:webHidden/>
          </w:rPr>
          <w:t>15</w:t>
        </w:r>
        <w:r>
          <w:rPr>
            <w:rStyle w:val="Hyperlink"/>
            <w:noProof/>
            <w:rtl/>
          </w:rPr>
          <w:fldChar w:fldCharType="end"/>
        </w:r>
      </w:hyperlink>
    </w:p>
    <w:p w14:paraId="2EE7A52E" w14:textId="59C2F117" w:rsidR="00CD0F8D" w:rsidRDefault="00CD0F8D" w:rsidP="00914778">
      <w:pPr>
        <w:pStyle w:val="TOC1"/>
        <w:tabs>
          <w:tab w:val="clear" w:pos="540"/>
          <w:tab w:val="left" w:pos="990"/>
        </w:tabs>
        <w:spacing w:after="0"/>
        <w:ind w:hanging="540"/>
        <w:rPr>
          <w:rFonts w:asciiTheme="minorHAnsi" w:eastAsiaTheme="minorEastAsia" w:hAnsiTheme="minorHAnsi" w:cstheme="minorBidi"/>
          <w:noProof/>
          <w:sz w:val="24"/>
          <w:szCs w:val="24"/>
          <w:rtl/>
          <w:lang w:bidi="ar-SA"/>
        </w:rPr>
      </w:pPr>
      <w:hyperlink w:anchor="_Toc219762610" w:history="1">
        <w:r w:rsidRPr="00D12084">
          <w:rPr>
            <w:rStyle w:val="Hyperlink"/>
            <w:noProof/>
          </w:rPr>
          <w:t>6</w:t>
        </w:r>
        <w:r>
          <w:rPr>
            <w:rFonts w:asciiTheme="minorHAnsi" w:eastAsiaTheme="minorEastAsia" w:hAnsiTheme="minorHAnsi" w:cstheme="minorBidi"/>
            <w:noProof/>
            <w:sz w:val="24"/>
            <w:szCs w:val="24"/>
            <w:rtl/>
            <w:lang w:bidi="ar-SA"/>
          </w:rPr>
          <w:tab/>
        </w:r>
        <w:r w:rsidRPr="00D12084">
          <w:rPr>
            <w:rStyle w:val="Hyperlink"/>
            <w:noProof/>
          </w:rPr>
          <w:t>Expected Contributions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Toc219762610 \h</w:instrText>
        </w:r>
        <w:r>
          <w:rPr>
            <w:noProof/>
            <w:webHidden/>
            <w:rtl/>
          </w:rPr>
          <w:instrText xml:space="preserve"> </w:instrText>
        </w:r>
        <w:r>
          <w:rPr>
            <w:rStyle w:val="Hyperlink"/>
            <w:noProof/>
            <w:rtl/>
          </w:rPr>
        </w:r>
        <w:r>
          <w:rPr>
            <w:rStyle w:val="Hyperlink"/>
            <w:noProof/>
            <w:rtl/>
          </w:rPr>
          <w:fldChar w:fldCharType="separate"/>
        </w:r>
        <w:r w:rsidR="00AE3503">
          <w:rPr>
            <w:noProof/>
            <w:webHidden/>
          </w:rPr>
          <w:t>15</w:t>
        </w:r>
        <w:r>
          <w:rPr>
            <w:rStyle w:val="Hyperlink"/>
            <w:noProof/>
            <w:rtl/>
          </w:rPr>
          <w:fldChar w:fldCharType="end"/>
        </w:r>
      </w:hyperlink>
    </w:p>
    <w:p w14:paraId="07B8B3AD" w14:textId="14071984" w:rsidR="00CD0F8D" w:rsidRDefault="00CD0F8D" w:rsidP="00914778">
      <w:pPr>
        <w:pStyle w:val="TOC1"/>
        <w:tabs>
          <w:tab w:val="clear" w:pos="540"/>
          <w:tab w:val="left" w:pos="990"/>
        </w:tabs>
        <w:spacing w:after="0"/>
        <w:ind w:hanging="540"/>
        <w:rPr>
          <w:rFonts w:asciiTheme="minorHAnsi" w:eastAsiaTheme="minorEastAsia" w:hAnsiTheme="minorHAnsi" w:cstheme="minorBidi"/>
          <w:noProof/>
          <w:sz w:val="24"/>
          <w:szCs w:val="24"/>
          <w:rtl/>
          <w:lang w:bidi="ar-SA"/>
        </w:rPr>
      </w:pPr>
      <w:hyperlink w:anchor="_Toc219762611" w:history="1">
        <w:r w:rsidRPr="00D12084">
          <w:rPr>
            <w:rStyle w:val="Hyperlink"/>
            <w:noProof/>
          </w:rPr>
          <w:t>7</w:t>
        </w:r>
        <w:r>
          <w:rPr>
            <w:rFonts w:asciiTheme="minorHAnsi" w:eastAsiaTheme="minorEastAsia" w:hAnsiTheme="minorHAnsi" w:cstheme="minorBidi"/>
            <w:noProof/>
            <w:sz w:val="24"/>
            <w:szCs w:val="24"/>
            <w:rtl/>
            <w:lang w:bidi="ar-SA"/>
          </w:rPr>
          <w:tab/>
        </w:r>
        <w:r w:rsidRPr="00D12084">
          <w:rPr>
            <w:rStyle w:val="Hyperlink"/>
            <w:noProof/>
          </w:rPr>
          <w:t>Work Plan (1.5 Years / 18 Months)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Toc219762611 \h</w:instrText>
        </w:r>
        <w:r>
          <w:rPr>
            <w:noProof/>
            <w:webHidden/>
            <w:rtl/>
          </w:rPr>
          <w:instrText xml:space="preserve"> </w:instrText>
        </w:r>
        <w:r>
          <w:rPr>
            <w:rStyle w:val="Hyperlink"/>
            <w:noProof/>
            <w:rtl/>
          </w:rPr>
        </w:r>
        <w:r>
          <w:rPr>
            <w:rStyle w:val="Hyperlink"/>
            <w:noProof/>
            <w:rtl/>
          </w:rPr>
          <w:fldChar w:fldCharType="separate"/>
        </w:r>
        <w:r w:rsidR="00AE3503">
          <w:rPr>
            <w:noProof/>
            <w:webHidden/>
          </w:rPr>
          <w:t>16</w:t>
        </w:r>
        <w:r>
          <w:rPr>
            <w:rStyle w:val="Hyperlink"/>
            <w:noProof/>
            <w:rtl/>
          </w:rPr>
          <w:fldChar w:fldCharType="end"/>
        </w:r>
      </w:hyperlink>
    </w:p>
    <w:p w14:paraId="53D19EC8" w14:textId="66367D80" w:rsidR="00CD0F8D" w:rsidRDefault="00CD0F8D" w:rsidP="00914778">
      <w:pPr>
        <w:pStyle w:val="TOC1"/>
        <w:tabs>
          <w:tab w:val="clear" w:pos="540"/>
          <w:tab w:val="left" w:pos="990"/>
        </w:tabs>
        <w:spacing w:after="0"/>
        <w:ind w:hanging="540"/>
        <w:rPr>
          <w:rFonts w:asciiTheme="minorHAnsi" w:eastAsiaTheme="minorEastAsia" w:hAnsiTheme="minorHAnsi" w:cstheme="minorBidi"/>
          <w:noProof/>
          <w:sz w:val="24"/>
          <w:szCs w:val="24"/>
          <w:rtl/>
          <w:lang w:bidi="ar-SA"/>
        </w:rPr>
      </w:pPr>
      <w:hyperlink w:anchor="_Toc219762612" w:history="1">
        <w:r w:rsidRPr="00D12084">
          <w:rPr>
            <w:rStyle w:val="Hyperlink"/>
            <w:noProof/>
          </w:rPr>
          <w:t>8</w:t>
        </w:r>
        <w:r>
          <w:rPr>
            <w:rFonts w:asciiTheme="minorHAnsi" w:eastAsiaTheme="minorEastAsia" w:hAnsiTheme="minorHAnsi" w:cstheme="minorBidi"/>
            <w:noProof/>
            <w:sz w:val="24"/>
            <w:szCs w:val="24"/>
            <w:rtl/>
            <w:lang w:bidi="ar-SA"/>
          </w:rPr>
          <w:tab/>
        </w:r>
        <w:r w:rsidRPr="00D12084">
          <w:rPr>
            <w:rStyle w:val="Hyperlink"/>
            <w:noProof/>
          </w:rPr>
          <w:t>Conclusion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Toc219762612 \h</w:instrText>
        </w:r>
        <w:r>
          <w:rPr>
            <w:noProof/>
            <w:webHidden/>
            <w:rtl/>
          </w:rPr>
          <w:instrText xml:space="preserve"> </w:instrText>
        </w:r>
        <w:r>
          <w:rPr>
            <w:rStyle w:val="Hyperlink"/>
            <w:noProof/>
            <w:rtl/>
          </w:rPr>
        </w:r>
        <w:r>
          <w:rPr>
            <w:rStyle w:val="Hyperlink"/>
            <w:noProof/>
            <w:rtl/>
          </w:rPr>
          <w:fldChar w:fldCharType="separate"/>
        </w:r>
        <w:r w:rsidR="00AE3503">
          <w:rPr>
            <w:noProof/>
            <w:webHidden/>
          </w:rPr>
          <w:t>17</w:t>
        </w:r>
        <w:r>
          <w:rPr>
            <w:rStyle w:val="Hyperlink"/>
            <w:noProof/>
            <w:rtl/>
          </w:rPr>
          <w:fldChar w:fldCharType="end"/>
        </w:r>
      </w:hyperlink>
    </w:p>
    <w:p w14:paraId="2BC53B92" w14:textId="7A112DD2" w:rsidR="00CD0F8D" w:rsidRDefault="00CD0F8D" w:rsidP="00914778">
      <w:pPr>
        <w:pStyle w:val="TOC1"/>
        <w:tabs>
          <w:tab w:val="clear" w:pos="540"/>
          <w:tab w:val="left" w:pos="990"/>
        </w:tabs>
        <w:spacing w:after="0"/>
        <w:ind w:hanging="540"/>
        <w:rPr>
          <w:rFonts w:asciiTheme="minorHAnsi" w:eastAsiaTheme="minorEastAsia" w:hAnsiTheme="minorHAnsi" w:cstheme="minorBidi"/>
          <w:noProof/>
          <w:sz w:val="24"/>
          <w:szCs w:val="24"/>
          <w:rtl/>
          <w:lang w:bidi="ar-SA"/>
        </w:rPr>
      </w:pPr>
      <w:hyperlink w:anchor="_Toc219762613" w:history="1">
        <w:r w:rsidRPr="00D12084">
          <w:rPr>
            <w:rStyle w:val="Hyperlink"/>
            <w:noProof/>
          </w:rPr>
          <w:t>9</w:t>
        </w:r>
        <w:r>
          <w:rPr>
            <w:rFonts w:asciiTheme="minorHAnsi" w:eastAsiaTheme="minorEastAsia" w:hAnsiTheme="minorHAnsi" w:cstheme="minorBidi"/>
            <w:noProof/>
            <w:sz w:val="24"/>
            <w:szCs w:val="24"/>
            <w:rtl/>
            <w:lang w:bidi="ar-SA"/>
          </w:rPr>
          <w:tab/>
        </w:r>
        <w:r w:rsidRPr="00D12084">
          <w:rPr>
            <w:rStyle w:val="Hyperlink"/>
            <w:noProof/>
          </w:rPr>
          <w:t>References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Toc219762613 \h</w:instrText>
        </w:r>
        <w:r>
          <w:rPr>
            <w:noProof/>
            <w:webHidden/>
            <w:rtl/>
          </w:rPr>
          <w:instrText xml:space="preserve"> </w:instrText>
        </w:r>
        <w:r>
          <w:rPr>
            <w:rStyle w:val="Hyperlink"/>
            <w:noProof/>
            <w:rtl/>
          </w:rPr>
        </w:r>
        <w:r>
          <w:rPr>
            <w:rStyle w:val="Hyperlink"/>
            <w:noProof/>
            <w:rtl/>
          </w:rPr>
          <w:fldChar w:fldCharType="separate"/>
        </w:r>
        <w:r w:rsidR="00AE3503">
          <w:rPr>
            <w:noProof/>
            <w:webHidden/>
          </w:rPr>
          <w:t>18</w:t>
        </w:r>
        <w:r>
          <w:rPr>
            <w:rStyle w:val="Hyperlink"/>
            <w:noProof/>
            <w:rtl/>
          </w:rPr>
          <w:fldChar w:fldCharType="end"/>
        </w:r>
      </w:hyperlink>
    </w:p>
    <w:p w14:paraId="295641FE" w14:textId="488B0C82" w:rsidR="00CD0F8D" w:rsidRPr="00CD0F8D" w:rsidRDefault="00CD0F8D" w:rsidP="00914778">
      <w:pPr>
        <w:pStyle w:val="TableTitle"/>
        <w:tabs>
          <w:tab w:val="left" w:pos="990"/>
        </w:tabs>
        <w:spacing w:after="0" w:line="360" w:lineRule="auto"/>
        <w:ind w:hanging="540"/>
      </w:pPr>
      <w:r>
        <w:fldChar w:fldCharType="end"/>
      </w:r>
    </w:p>
    <w:p w14:paraId="54DD0F3D" w14:textId="5B237BAD" w:rsidR="00CD0F8D" w:rsidRDefault="00CD0F8D" w:rsidP="00CD0F8D">
      <w:pPr>
        <w:spacing w:after="0"/>
        <w:ind w:firstLine="0"/>
        <w:jc w:val="left"/>
        <w:rPr>
          <w:b/>
          <w:bCs/>
          <w:sz w:val="32"/>
          <w:szCs w:val="32"/>
        </w:rPr>
      </w:pPr>
      <w:r>
        <w:br w:type="page"/>
      </w:r>
    </w:p>
    <w:p w14:paraId="423B0332" w14:textId="77777777" w:rsidR="00CD0F8D" w:rsidRDefault="00CD0F8D" w:rsidP="00FC4AAA">
      <w:pPr>
        <w:pStyle w:val="Heading1"/>
        <w:numPr>
          <w:ilvl w:val="0"/>
          <w:numId w:val="0"/>
        </w:numPr>
        <w:ind w:left="432"/>
        <w:sectPr w:rsidR="00CD0F8D" w:rsidSect="00362791">
          <w:footerReference w:type="default" r:id="rId12"/>
          <w:pgSz w:w="11906" w:h="16838"/>
          <w:pgMar w:top="1440" w:right="1466" w:bottom="1440" w:left="1800" w:header="708" w:footer="708" w:gutter="0"/>
          <w:cols w:space="708"/>
          <w:titlePg/>
          <w:bidi/>
          <w:rtlGutter/>
          <w:docGrid w:linePitch="381"/>
        </w:sectPr>
      </w:pPr>
      <w:bookmarkStart w:id="2" w:name="_Toc219762456"/>
      <w:bookmarkStart w:id="3" w:name="_Toc219762585"/>
    </w:p>
    <w:p w14:paraId="06A56661" w14:textId="6FD837AE" w:rsidR="00E47B5A" w:rsidRDefault="00E47B5A" w:rsidP="00FC4AAA">
      <w:pPr>
        <w:pStyle w:val="Heading1"/>
        <w:numPr>
          <w:ilvl w:val="0"/>
          <w:numId w:val="0"/>
        </w:numPr>
        <w:ind w:left="432"/>
      </w:pPr>
      <w:commentRangeStart w:id="4"/>
      <w:r>
        <w:lastRenderedPageBreak/>
        <w:t>Abstract</w:t>
      </w:r>
      <w:bookmarkEnd w:id="2"/>
      <w:bookmarkEnd w:id="3"/>
      <w:commentRangeEnd w:id="4"/>
      <w:r w:rsidR="0004124A">
        <w:rPr>
          <w:rStyle w:val="CommentReference"/>
          <w:b w:val="0"/>
          <w:bCs w:val="0"/>
        </w:rPr>
        <w:commentReference w:id="4"/>
      </w:r>
    </w:p>
    <w:p w14:paraId="6ED5399A" w14:textId="12F3DD58" w:rsidR="00AC2405" w:rsidRPr="00AC2405" w:rsidRDefault="00515480" w:rsidP="006F2F29">
      <w:r w:rsidRPr="00515480">
        <w:t>Human Activity Recognition (HAR) has become an important enabler of Ambient Assisted Living (AAL) and remote healthcare monitoring. Despite great progress in the field of Deep Learning, existing systems have a "trilemma" of limitations: the semantic ambiguity introduced by Fixed-size Sliding Window (FSW) segmentatio</w:t>
      </w:r>
      <w:commentRangeStart w:id="5"/>
      <w:r w:rsidRPr="00515480">
        <w:t>n</w:t>
      </w:r>
      <w:r>
        <w:t xml:space="preserve"> </w:t>
      </w:r>
      <w:commentRangeEnd w:id="5"/>
      <w:r w:rsidR="006931D2">
        <w:rPr>
          <w:rStyle w:val="CommentReference"/>
        </w:rPr>
        <w:commentReference w:id="5"/>
      </w:r>
      <w:r>
        <w:fldChar w:fldCharType="begin" w:fldLock="1"/>
      </w:r>
      <w:r w:rsidR="00AE3503">
        <w:instrText>ADDIN CSL_CITATION {"citationItems":[{"id":"ITEM-1","itemData":{"DOI":"10.1007/s11042-024-18933-2","ISBN":"0123456789","ISSN":"1573-7721","abstract":"Signal segmentation is a critical stage in activity recognition. Most existing studies adopted the fixed-size sliding window method for this stage. However, the fixed-size sliding window may not produce the most effective segmentation method since human activities have variable length durations, particularly transitional activities. In this paper, we propose a novel deep similarity segmentation model that overcomes not only the limitations of the fixed sliding window method but also the weaknesses of threshold-based segmentation methods. Specifically, a novel deep learning model is designed to distinguish between transitional and basic activity by treating the segmentation task as a binary classification task. The proposed model accepts multiple sequence windows and extracts the local features automatically for each window using convolutional neural networks. The temporal features of windows are extracted by measuring the similarity and differentiation between the local features of adjacent windows. The local features are combined with the temporal features and passed to deep fully connected layers to distinguish the transitional activity from the basic activity windows. The evaluation relies on two public datasets, SBHARPT and FORTH-TRACE. According to the experimental findings, the proposed approach can distinguish between basic and transitional activities with an accuracy of 98.51% and 98.41%, respectively. Additionally, our method outperformed the fixed sliding window for activity recognition by 2.93% and 2.24% for both datasets, respectively, achieving an accuracy of 93.35% and 84.96%. These results are significant and outperform the precision of cutting-edge models.","author":[{"dropping-particle":"","family":"Baraka","given":"AbdulRahman","non-dropping-particle":"","parse-names":false,"suffix":""},{"dropping-particle":"","family":"Mohd Noor","given":"Mohd Halim","non-dropping-particle":"","parse-names":false,"suffix":""}],"container-title":"Multimedia Tools and Applications","id":"ITEM-1","issue":"11","issued":{"date-parts":[["2024","5","4"]]},"page":"8869-8892","publisher":"Springer US","title":"Deep similarity segmentation model for sensor-based activity recognition","type":"article-journal","volume":"84"},"uris":["http://www.mendeley.com/documents/?uuid=55897853-0424-4621-9011-335c18ee0281"]},{"id":"ITEM-2","itemData":{"abstract":"Sensor-based human activity recognition plays a significant role in many fields, such as elder surveillance and fall detection in healthcare, workout supervisor, and smart homes in Internet of Things (IoT) applications. Human activity recognition (HAR) is performed through three stages: signal segmentation, feature extraction, and classification stage. The fixed-size sliding window method is the most widely used method for signal segmentation. However, due to the varying duration times of human activities, the fixed-size sliding window may not produce an optimal segmentation process, particularly during transitional activity. Hence, selecting the optimal window size is a challenging and crucial task, especially if transitional activities are considered. The researchers attempted to enhance the segmentation method by proposing various techniques. However, most of them focus on each window’s features, and few consider the temporal relationships between the adjacent windows. Therefore, an analysis of the impact of window size on the performance of basic and transitional activity recognition is performed using a deep learning model. Then,two similarity-based approaches are proposed. The first approach is a similarity-based segmentation approach that exploits the temporal structure of the activity signal by comparing the similarity between the adjacent windows. Specifically, the inner features are extracted using feature engineering for each window, and then the similarity of the features between the adjacent windows is measured using threshold values. This enables the segmentation stage to be more successful by allowing the model to distinguish between the transitional and non-transitional windows. While feature engineering and threshold-based methods required some experiments and some experts, a deep similarity segmentation model is proposed to enhance the similarity segmentation approach and avoid feature engineering and threshold-based methods. The deep learning model treats the segmentation task as a binary classification task. It extracts the local features of each window by using convolutional neural network layers. Then it extracts the temporal features by measuring the similarity between the features of adjacent windows. Both features are combined to present the final features for each window. The proposed approaches are evaluated using two public datasets and compared with the performance of state-of-the-art HAR models. The experimental results sho…","author":[{"dropping-particle":"","family":"BARAKA","given":"ABDULRAHMAN M A","non-dropping-particle":"","parse-names":false,"suffix":""},{"dropping-particle":"","family":"Noor","given":"Dr. Mohd Halim Mohd","non-dropping-particle":"","parse-names":false,"suffix":""}],"id":"ITEM-2","issued":{"date-parts":[["2024"]]},"number-of-pages":"1-140","publisher":"UNIVERSITI SAINS MALAYSIA","title":"SIMILARITY SEGMENTATION APPROACH FOR SENSOR-BASED HUMAN ACTIVITY RECOGNITION","type":"thesis"},"uris":["http://www.mendeley.com/documents/?uuid=51f13a44-ecac-42b1-812c-923e4b3b724b"]},{"id":"ITEM-3","itemData":{"DOI":"10.1109/JSEN.2023.3295778","ISSN":"1530-437X","abstract":"The fixed sliding window is the commonly used technique for signal segmentation in human activity recognition (HAR). However, the fixed sliding window may not produce optimal segmentation because human activities have varying durations, especially for transitional activities (TAs). This is because a large window size may contain activity signals belonging to different activities, and a small window size may split the activity signal into multiple windows. Furthermore, the fixed sliding window does not consider the relationship between adjacent windows, which may affect the performance of the HAR model. In this study, we propose a similarity segmentation approach (SSA) that exploits the temporal structure of the activity signal within the window segmentation process. Specifically, the proposed approach segments each window into subwindows and extracts the inner features by measuring the similarity between them. The inner features are used to measure the dissimilarity between the adjacent windows. The proposed approach is able to distinguish between transitional and nontransitional windows, which achieves more effective segmentation and classification processes. Two public datasets are used for the evaluation. The experimental results show that the proposed approach can distinguish TAs from basic activities (BAs) at 97.65% accuracy, which enhanced the accuracy of TAs recognition compared to the fixed sliding window by 33.41%. Also, our approach achieved accuracy for activity recognition of 92.71% and 86.65% for both datasets, respectively, which exceeds the fixed sliding window by 2.29% and 3.93% for both datasets, respectively. These results are significant and exceed the accuracy of the state-of-the-art models.","author":[{"dropping-particle":"","family":"Baraka","given":"AbdulRahman M. A.","non-dropping-particle":"","parse-names":false,"suffix":""},{"dropping-particle":"","family":"Mohd Noor","given":"Mohd Halim","non-dropping-particle":"","parse-names":false,"suffix":""}],"container-title":"IEEE Sensors Journal","id":"ITEM-3","issue":"17","issued":{"date-parts":[["2023","9","1"]]},"page":"19704-19716","publisher":"IEEE","title":"Similarity Segmentation Approach for Sensor-Based Activity Recognition","type":"article-journal","volume":"23"},"uris":["http://www.mendeley.com/documents/?uuid=b4bef2f6-f2d2-4aaf-a4bc-1a7bf2a53d05"]}],"mendeley":{"formattedCitation":"(A. M. A. Baraka and Mohd Noor 2023; A. Baraka and Mohd Noor 2024; BARAKA and Noor 2024)","plainTextFormattedCitation":"(A. M. A. Baraka and Mohd Noor 2023; A. Baraka and Mohd Noor 2024; BARAKA and Noor 2024)","previouslyFormattedCitation":"[1], [2], [3]"},"properties":{"noteIndex":0},"schema":"https://github.com/citation-style-language/schema/raw/master/csl-citation.json"}</w:instrText>
      </w:r>
      <w:r>
        <w:fldChar w:fldCharType="separate"/>
      </w:r>
      <w:r w:rsidR="00AE3503" w:rsidRPr="00AE3503">
        <w:rPr>
          <w:noProof/>
        </w:rPr>
        <w:t>(A. M. A. Baraka and Mohd Noor 2023; A. Baraka and Mohd Noor 2024; BARAKA and Noor 2024)</w:t>
      </w:r>
      <w:r>
        <w:fldChar w:fldCharType="end"/>
      </w:r>
      <w:r w:rsidRPr="00515480">
        <w:t xml:space="preserve">, the inability to accurately detect short transitional activities (e.g., sit-to-stand), and the prohibitive computational cost associated with deploying state-of-the-art models on battery constrained edge devices. </w:t>
      </w:r>
      <w:commentRangeStart w:id="6"/>
      <w:r w:rsidRPr="00515480">
        <w:t>Based on the original research on Deep Similarity Segmentation</w:t>
      </w:r>
      <w:r>
        <w:t xml:space="preserve"> </w:t>
      </w:r>
      <w:commentRangeEnd w:id="6"/>
      <w:r w:rsidR="0004124A">
        <w:rPr>
          <w:rStyle w:val="CommentReference"/>
        </w:rPr>
        <w:commentReference w:id="6"/>
      </w:r>
      <w:r>
        <w:fldChar w:fldCharType="begin" w:fldLock="1"/>
      </w:r>
      <w:r w:rsidR="00AE3503">
        <w:instrText>ADDIN CSL_CITATION {"citationItems":[{"id":"ITEM-1","itemData":{"DOI":"10.1007/s11042-024-18933-2","ISBN":"0123456789","ISSN":"1573-7721","abstract":"Signal segmentation is a critical stage in activity recognition. Most existing studies adopted the fixed-size sliding window method for this stage. However, the fixed-size sliding window may not produce the most effective segmentation method since human activities have variable length durations, particularly transitional activities. In this paper, we propose a novel deep similarity segmentation model that overcomes not only the limitations of the fixed sliding window method but also the weaknesses of threshold-based segmentation methods. Specifically, a novel deep learning model is designed to distinguish between transitional and basic activity by treating the segmentation task as a binary classification task. The proposed model accepts multiple sequence windows and extracts the local features automatically for each window using convolutional neural networks. The temporal features of windows are extracted by measuring the similarity and differentiation between the local features of adjacent windows. The local features are combined with the temporal features and passed to deep fully connected layers to distinguish the transitional activity from the basic activity windows. The evaluation relies on two public datasets, SBHARPT and FORTH-TRACE. According to the experimental findings, the proposed approach can distinguish between basic and transitional activities with an accuracy of 98.51% and 98.41%, respectively. Additionally, our method outperformed the fixed sliding window for activity recognition by 2.93% and 2.24% for both datasets, respectively, achieving an accuracy of 93.35% and 84.96%. These results are significant and outperform the precision of cutting-edge models.","author":[{"dropping-particle":"","family":"Baraka","given":"AbdulRahman","non-dropping-particle":"","parse-names":false,"suffix":""},{"dropping-particle":"","family":"Mohd Noor","given":"Mohd Halim","non-dropping-particle":"","parse-names":false,"suffix":""}],"container-title":"Multimedia Tools and Applications","id":"ITEM-1","issue":"11","issued":{"date-parts":[["2024","5","4"]]},"page":"8869-8892","publisher":"Springer US","title":"Deep similarity segmentation model for sensor-based activity recognition","type":"article-journal","volume":"84"},"uris":["http://www.mendeley.com/documents/?uuid=55897853-0424-4621-9011-335c18ee0281"]},{"id":"ITEM-2","itemData":{"abstract":"Sensor-based human activity recognition plays a significant role in many fields, such as elder surveillance and fall detection in healthcare, workout supervisor, and smart homes in Internet of Things (IoT) applications. Human activity recognition (HAR) is performed through three stages: signal segmentation, feature extraction, and classification stage. The fixed-size sliding window method is the most widely used method for signal segmentation. However, due to the varying duration times of human activities, the fixed-size sliding window may not produce an optimal segmentation process, particularly during transitional activity. Hence, selecting the optimal window size is a challenging and crucial task, especially if transitional activities are considered. The researchers attempted to enhance the segmentation method by proposing various techniques. However, most of them focus on each window’s features, and few consider the temporal relationships between the adjacent windows. Therefore, an analysis of the impact of window size on the performance of basic and transitional activity recognition is performed using a deep learning model. Then,two similarity-based approaches are proposed. The first approach is a similarity-based segmentation approach that exploits the temporal structure of the activity signal by comparing the similarity between the adjacent windows. Specifically, the inner features are extracted using feature engineering for each window, and then the similarity of the features between the adjacent windows is measured using threshold values. This enables the segmentation stage to be more successful by allowing the model to distinguish between the transitional and non-transitional windows. While feature engineering and threshold-based methods required some experiments and some experts, a deep similarity segmentation model is proposed to enhance the similarity segmentation approach and avoid feature engineering and threshold-based methods. The deep learning model treats the segmentation task as a binary classification task. It extracts the local features of each window by using convolutional neural network layers. Then it extracts the temporal features by measuring the similarity between the features of adjacent windows. Both features are combined to present the final features for each window. The proposed approaches are evaluated using two public datasets and compared with the performance of state-of-the-art HAR models. The experimental results sho…","author":[{"dropping-particle":"","family":"BARAKA","given":"ABDULRAHMAN M A","non-dropping-particle":"","parse-names":false,"suffix":""},{"dropping-particle":"","family":"Noor","given":"Dr. Mohd Halim Mohd","non-dropping-particle":"","parse-names":false,"suffix":""}],"id":"ITEM-2","issued":{"date-parts":[["2024"]]},"number-of-pages":"1-140","publisher":"UNIVERSITI SAINS MALAYSIA","title":"SIMILARITY SEGMENTATION APPROACH FOR SENSOR-BASED HUMAN ACTIVITY RECOGNITION","type":"thesis"},"uris":["http://www.mendeley.com/documents/?uuid=51f13a44-ecac-42b1-812c-923e4b3b724b"]}],"mendeley":{"formattedCitation":"(A. Baraka and Mohd Noor 2024; BARAKA and Noor 2024)","plainTextFormattedCitation":"(A. Baraka and Mohd Noor 2024; BARAKA and Noor 2024)","previouslyFormattedCitation":"[1], [2]"},"properties":{"noteIndex":0},"schema":"https://github.com/citation-style-language/schema/raw/master/csl-citation.json"}</w:instrText>
      </w:r>
      <w:r>
        <w:fldChar w:fldCharType="separate"/>
      </w:r>
      <w:r w:rsidR="00AE3503" w:rsidRPr="00AE3503">
        <w:rPr>
          <w:noProof/>
        </w:rPr>
        <w:t>(A. Baraka and Mohd Noor 2024; BARAKA and Noor 2024)</w:t>
      </w:r>
      <w:r>
        <w:fldChar w:fldCharType="end"/>
      </w:r>
      <w:r w:rsidRPr="00515480">
        <w:t xml:space="preserve"> and the recent 2025 paradigm shift towards Vision Transformers, this research proposes "Nano-HAR", a novel, energy-efficient </w:t>
      </w:r>
      <w:del w:id="7" w:author="Abdulrahman Baraka" w:date="2026-02-06T15:44:00Z" w16du:dateUtc="2026-02-06T13:44:00Z">
        <w:r w:rsidRPr="00515480" w:rsidDel="006931D2">
          <w:delText xml:space="preserve">research </w:delText>
        </w:r>
      </w:del>
      <w:ins w:id="8" w:author="Abdulrahman Baraka" w:date="2026-02-06T15:45:00Z" w16du:dateUtc="2026-02-06T13:45:00Z">
        <w:r w:rsidR="006931D2">
          <w:t>-</w:t>
        </w:r>
      </w:ins>
      <w:r w:rsidRPr="0004124A">
        <w:rPr>
          <w:highlight w:val="yellow"/>
          <w:rPrChange w:id="9" w:author="Abdulrahman Baraka" w:date="2026-02-06T15:48:00Z" w16du:dateUtc="2026-02-06T13:48:00Z">
            <w:rPr/>
          </w:rPrChange>
        </w:rPr>
        <w:t>framework</w:t>
      </w:r>
      <w:r w:rsidRPr="00515480">
        <w:t xml:space="preserve"> that has been optimized for the edge. The proposed </w:t>
      </w:r>
      <w:r w:rsidRPr="0004124A">
        <w:rPr>
          <w:highlight w:val="yellow"/>
          <w:rPrChange w:id="10" w:author="Abdulrahman Baraka" w:date="2026-02-06T15:48:00Z" w16du:dateUtc="2026-02-06T13:48:00Z">
            <w:rPr/>
          </w:rPrChange>
        </w:rPr>
        <w:t>methodology</w:t>
      </w:r>
      <w:r w:rsidRPr="00515480">
        <w:t xml:space="preserve"> proposes a Dynamic Attention-based Segmentation </w:t>
      </w:r>
      <w:commentRangeStart w:id="11"/>
      <w:r w:rsidRPr="0004124A">
        <w:rPr>
          <w:highlight w:val="yellow"/>
          <w:rPrChange w:id="12" w:author="Abdulrahman Baraka" w:date="2026-02-06T15:48:00Z" w16du:dateUtc="2026-02-06T13:48:00Z">
            <w:rPr/>
          </w:rPrChange>
        </w:rPr>
        <w:t>algorithm</w:t>
      </w:r>
      <w:commentRangeEnd w:id="11"/>
      <w:r w:rsidR="0004124A">
        <w:rPr>
          <w:rStyle w:val="CommentReference"/>
        </w:rPr>
        <w:commentReference w:id="11"/>
      </w:r>
      <w:r w:rsidRPr="00515480">
        <w:t xml:space="preserve"> to delineate activity boundaries automatically according to semantic context instead of the fixed time intervals, which directly solves the limitations of statistical similarity methods. Furthermore, it builds a Hybrid CNN-Transformer that is optimized using Knowledge Distillation and Quantization</w:t>
      </w:r>
      <w:r>
        <w:t xml:space="preserve"> </w:t>
      </w:r>
      <w:r w:rsidRPr="00515480">
        <w:t>to deliver high-precision recognition with nanoseconds level latency (</w:t>
      </w:r>
      <w:proofErr w:type="spellStart"/>
      <w:r w:rsidRPr="00515480">
        <w:t>NanoML</w:t>
      </w:r>
      <w:proofErr w:type="spellEnd"/>
      <w:r w:rsidRPr="00515480">
        <w:t>). By addressing the challenge between algorithmic complexity and operational efficiency, the goal of this research is to provide a robust and privacy-preserving HAR solution that can be executed entirely on wearable devices to provide 24/7 monitoring sustainability for the elderly and disabled populations.</w:t>
      </w:r>
    </w:p>
    <w:p w14:paraId="58DC9FDE" w14:textId="1FA5125F" w:rsidR="006945B0" w:rsidRDefault="006945B0" w:rsidP="00FC4AAA">
      <w:pPr>
        <w:pStyle w:val="Heading1"/>
      </w:pPr>
      <w:bookmarkStart w:id="13" w:name="_Toc219762457"/>
      <w:bookmarkStart w:id="14" w:name="_Toc219762586"/>
      <w:r w:rsidRPr="00346BFB">
        <w:t>Introduction</w:t>
      </w:r>
      <w:bookmarkEnd w:id="13"/>
      <w:bookmarkEnd w:id="14"/>
    </w:p>
    <w:p w14:paraId="2DACF20B" w14:textId="2EEC7DB1" w:rsidR="00DD11FA" w:rsidRDefault="00DD11FA" w:rsidP="006F2F29">
      <w:pPr>
        <w:rPr>
          <w:ins w:id="15" w:author="Abdulrahman Baraka" w:date="2026-02-06T15:58:00Z" w16du:dateUtc="2026-02-06T13:58:00Z"/>
        </w:rPr>
      </w:pPr>
      <w:r>
        <w:t xml:space="preserve">The proliferation of ubiquitous computing and the Internet of Things (IoT) has made Human Activity Recognition (HAR) firmly become a </w:t>
      </w:r>
      <w:r>
        <w:lastRenderedPageBreak/>
        <w:t>cornerstone of the modern technological infrastructure</w:t>
      </w:r>
      <w:r w:rsidR="00914778">
        <w:t xml:space="preserve"> </w:t>
      </w:r>
      <w:r w:rsidR="00D64578">
        <w:fldChar w:fldCharType="begin" w:fldLock="1"/>
      </w:r>
      <w:r w:rsidR="00AE3503">
        <w:instrText>ADDIN CSL_CITATION {"citationItems":[{"id":"ITEM-1","itemData":{"DOI":"10.32604/cmes.2025.071858","ISSN":"1526-1506","abstract":"Human Activity Recognition (HAR) represents a rapidly advancing research domain, propelled by continuous developments in sensor technologies and the Internet of Things (IoT). Deep learning has become the dominant paradigm in sensor-based HAR systems, offering significant advantages over traditional machine learning methods by eliminating manual feature extraction, enhancing recognition accuracy for complex activities, and enabling the exploitation of unlabeled data through generative models. This paper provides a comprehensive review of recent advancements and emerging trends in deep learning models developed for sensor-based human activity recognition (HAR) systems. We begin with an overview of fundamental HAR concepts in sensor-driven contexts, followed by a systematic categorization and summary of existing research. Our survey encompasses a wide range of deep learning approaches, including Multi-Layer Perceptrons (MLP), Convolutional Neural Networks (CNN), Recurrent Neural Networks (RNN), Long Short-Term Memory networks (LSTM), Gated Recurrent Units (GRU), Transformers, Deep Belief Networks (DBN), and hybrid architectures. A comparative evaluation of these models is provided, highlighting their performance, architectural complexity, and contributions to the field. Beyond Centralized deep learning models, we examine the role of Federated Learning (FL) in HAR, highlighting current applications and research directions. Finally, we discuss the growing importance of Explainable Artificial Intelligence (XAI) in sensor-based HAR, reviewing recent studies that integrate interpretability methods to enhance transparency and trustworthiness in deep learning-based HAR systems.","author":[{"dropping-particle":"","family":"Shiri","given":"Farhad Mortezapour","non-dropping-particle":"","parse-names":false,"suffix":""},{"dropping-particle":"","family":"Perumal","given":"Thinagaran","non-dropping-particle":"","parse-names":false,"suffix":""},{"dropping-particle":"","family":"Mustapha","given":"Norwati","non-dropping-particle":"","parse-names":false,"suffix":""},{"dropping-particle":"","family":"Mohamed","given":"Raihani","non-dropping-particle":"","parse-names":false,"suffix":""}],"container-title":"Computer Modeling in Engineering &amp; Sciences","id":"ITEM-1","issue":"2","issued":{"date-parts":[["2025"]]},"page":"1389-1485","title":"Deep Learning and Federated Learning in Human Activity Recognition with Sensor Data: A Comprehensive Review","type":"article-journal","volume":"145"},"uris":["http://www.mendeley.com/documents/?uuid=660d9b2d-7bee-47b7-98ad-135070ee8230"]},{"id":"ITEM-2","itemData":{"DOI":"10.3390/app152312661","ISSN":"2076-3417","abstract":"Human Activity Recognition (HAR) using wearable sensor data plays a vital role in health monitoring, context-aware computing, and smart environments. Many existing deep learning models for HAR incorporate MaxPooling layers after convolutional operations to reduce dimensionality and computational load. While this approach is effective in image-based tasks, it is less suitable for the sensor signals used in HAR. MaxPooling introduces a form of temporal downsampling that can discard subtle yet crucial temporal information. Also, traditional CNNs often struggle to capture long-range dependencies within each window due to their limited receptive fields, and they lack effective mechanisms to aggregate information across multiple windows without stacking multiple layers, which increases computational cost. In this study, we introduce Retentive-HAR, a model designed to enhance feature learning by capturing dependencies both within and across sliding windows. The proposed model intentionally omits the MaxPooling layer, thereby preserving the full temporal resolution throughout the network. The model begins with parallel dilated convolutions, which capture long-range dependencies within each window. Feature outputs from these convolutional layers are then concatenated along the feature dimension and transposed, allowing the Retentive Module to analyze dependencies across both window and feature dimensions. Additional 1D-CNN layers are then applied to the transposed feature maps to capture complex interactions across concatenated window representations before including Bi-LSTM layers. Experiments on PAMAP2, HAPT, and WISDM datasets achieve a performance of 96.40%, 94.70%, and 96.16%, respectively, which outperforms the existing methods with minimal computational cost.","author":[{"dropping-particle":"","family":"Ige","given":"Ayokunle Olalekan","non-dropping-particle":"","parse-names":false,"suffix":""},{"dropping-particle":"","family":"Oladele","given":"Daniel Ayo","non-dropping-particle":"","parse-names":false,"suffix":""},{"dropping-particle":"","family":"Sibiya","given":"Malusi","non-dropping-particle":"","parse-names":false,"suffix":""}],"container-title":"Applied Sciences","id":"ITEM-2","issue":"23","issued":{"date-parts":[["2025","11","29"]]},"page":"1-21","title":"Retentive-HAR: Human Activity Recognition from Wearable Sensors with Enhanced Temporal and Inter-Feature Dependency Retention","type":"article-journal","volume":"15"},"uris":["http://www.mendeley.com/documents/?uuid=5a44fb92-bef1-4fee-af0b-e656dd11b4fe"]}],"mendeley":{"formattedCitation":"(Ige, Oladele, and Sibiya 2025; Shiri et al. 2025)","plainTextFormattedCitation":"(Ige, Oladele, and Sibiya 2025; Shiri et al. 2025)","previouslyFormattedCitation":"[4], [5]"},"properties":{"noteIndex":0},"schema":"https://github.com/citation-style-language/schema/raw/master/csl-citation.json"}</w:instrText>
      </w:r>
      <w:r w:rsidR="00D64578">
        <w:fldChar w:fldCharType="separate"/>
      </w:r>
      <w:r w:rsidR="00AE3503" w:rsidRPr="00AE3503">
        <w:rPr>
          <w:noProof/>
        </w:rPr>
        <w:t>(Ige, Oladele, and Sibiya 2025; Shiri et al. 2025)</w:t>
      </w:r>
      <w:r w:rsidR="00D64578">
        <w:fldChar w:fldCharType="end"/>
      </w:r>
      <w:r>
        <w:t>. By 2025, HAR has been able to transform itself from a novelty in computer vision to a key enabler of safety-critical systems, especially in healthcare for Ambient Assisted Living (AAL)</w:t>
      </w:r>
      <w:r w:rsidR="00515480">
        <w:t xml:space="preserve"> </w:t>
      </w:r>
      <w:r w:rsidR="00515480">
        <w:fldChar w:fldCharType="begin" w:fldLock="1"/>
      </w:r>
      <w:r w:rsidR="00AE3503">
        <w:instrText>ADDIN CSL_CITATION {"citationItems":[{"id":"ITEM-1","itemData":{"DOI":"10.3390/jimaging11060182","ISSN":"2313-433X","abstract":"Ambient Assisted Living (AAL) leverages technology to support the elderly and individuals with disabilities. A key challenge in these systems is efficient Human Activity Recognition (HAR). However, no study has systematically compared single-view (SV) and multi-view (MV) Human Activity Recognition approaches. This review addresses this gap by analyzing the evolution from single-view to multi-view recognition systems, covering benchmark datasets, feature extraction methods, and classification techniques. We examine how activity recognition systems have transitioned to multi-view architectures using advanced deep learning models optimized for Ambient Assisted Living, thereby improving accuracy and robustness. Furthermore, we explore a wide range of machine learning and deep learning models—including Convolutional Neural Networks (CNNs), Recurrent Neural Networks (RNNs), Long Short-Term Memory (LSTM) networks, Temporal Convolutional Networks (TCNs), and Graph Convolutional Networks (GCNs)—along with lightweight transfer learning methods suitable for environments with limited computational resources. Key challenges such as data remediation, privacy, and generalization are discussed, alongside potential solutions such as sensor fusion and advanced learning strategies. This study offers comprehensive insights into recent advancements and future directions, guiding the development of intelligent, efficient, and privacy-compliant Human Activity Recognition systems for Ambient Assisted Living applications.","author":[{"dropping-particle":"","family":"Farid","given":"Fahmid","non-dropping-particle":"Al","parse-names":false,"suffix":""},{"dropping-particle":"","family":"Bari","given":"Ahsanul","non-dropping-particle":"","parse-names":false,"suffix":""},{"dropping-particle":"","family":"Miah","given":"Abu Saleh Musa","non-dropping-particle":"","parse-names":false,"suffix":""},{"dropping-particle":"","family":"Mansor","given":"Sarina","non-dropping-particle":"","parse-names":false,"suffix":""},{"dropping-particle":"","family":"Uddin","given":"Jia","non-dropping-particle":"","parse-names":false,"suffix":""},{"dropping-particle":"","family":"Kumaresan","given":"S Prabha","non-dropping-particle":"","parse-names":false,"suffix":""}],"container-title":"Journal of Imaging","id":"ITEM-1","issue":"6","issued":{"date-parts":[["2025","6","3"]]},"page":"1-27","title":"A Structured and Methodological Review on Multi-View Human Activity Recognition for Ambient Assisted Living","type":"article-journal","volume":"11"},"uris":["http://www.mendeley.com/documents/?uuid=98075c42-b2f3-46bb-b948-1ada823d169b"]},{"id":"ITEM-2","itemData":{"abstract":"Falls are a major concern among the elderly, as they can cause serious injuries and even death. Therefore, the development of an effective and reliable fall detection system for the elderly is a critical area of research that can significantly improve their safety and quality of life. This paper presents a user-centric Human Activity Recognition (uHAR) model that integrates machine learning algorithms and advanced sensor technology to analyze and classify the various activities and movements. The proposed model, called uActivity, aims to significantly improve the safety and well-being of elderly people, using a uHAR model that integrates multiple sensor data streams and machine learning algorithms. In the performance analysis of daily activity and fall classification, the uActivity algorithm demonstrates satisfactory results in accurately classifying activities and detecting falls among elderly individuals, achieving an accuracy of more than 99% in detecting falls. The proposed uHAR architecture with the uActivity algorithm can significantly improve the accuracy and reliability of fall detection and daily activity classification systems for elderly people.","author":[{"dropping-particle":"","family":"Shahiduzzaman","given":"Kazi","non-dropping-particle":"","parse-names":false,"suffix":""}],"container-title":"Engineering, Technology &amp; Applied Science Research","id":"ITEM-2","issue":"6","issued":{"date-parts":[["2025"]]},"page":"30169-30174","title":"uActivity : A User-Specific Human Activity Recognition and Fall Detection for Elderly Care","type":"article-journal","volume":"15"},"uris":["http://www.mendeley.com/documents/?uuid=639d3c24-430a-4bac-84ae-d18b44e64df7"]}],"mendeley":{"formattedCitation":"(Al Farid et al. 2025; Shahiduzzaman 2025)","plainTextFormattedCitation":"(Al Farid et al. 2025; Shahiduzzaman 2025)","previouslyFormattedCitation":"[6], [7]"},"properties":{"noteIndex":0},"schema":"https://github.com/citation-style-language/schema/raw/master/csl-citation.json"}</w:instrText>
      </w:r>
      <w:r w:rsidR="00515480">
        <w:fldChar w:fldCharType="separate"/>
      </w:r>
      <w:r w:rsidR="00AE3503" w:rsidRPr="00AE3503">
        <w:rPr>
          <w:noProof/>
        </w:rPr>
        <w:t>(Al Farid et al. 2025; Shahiduzzaman 2025)</w:t>
      </w:r>
      <w:r w:rsidR="00515480">
        <w:fldChar w:fldCharType="end"/>
      </w:r>
      <w:r>
        <w:t xml:space="preserve"> and industrial ergonomic evaluation </w:t>
      </w:r>
      <w:r w:rsidR="00515480">
        <w:fldChar w:fldCharType="begin" w:fldLock="1"/>
      </w:r>
      <w:r w:rsidR="00AE3503">
        <w:instrText>ADDIN CSL_CITATION {"citationItems":[{"id":"ITEM-1","itemData":{"DOI":"10.3390/s25216705","ISSN":"1424-8220","abstract":"Human Activity Recognition (HAR) is widely used for healthcare, but few works focus on Manual Material Handling (MMH) activities, despite their diffusion and impact on the workers’ health. We propose four Deep Learning algorithms for HAR in MMH: Bidirectional Long Short-Term Memory (BiLSTM), Sparse Denoising Autoencoder (Sp-DAE), Recurrent Sp-DAE, and Recurrent Convolutional Neural Network (RCNN). We explored different hyperparameter combinations to maximize the classification performance (F1-score,) using wearable sensors’ data gathered from 14 subjects. We investigated the best three-parameter combinations for each network using the full dataset to select the two best-performing networks, which were then compared using 14 datasets with increasing subject numerosity, 70–30% split, and Leave-One-Subject-Out (LOSO) validation, to evaluate whether they may perform better with a larger dataset. The benchmarking network DeepConvLSTM was tested on the full dataset. BiLSTM performs best in classification and complexity (95.7% 70–30% split; 90.3% LOSO). RCNN performed similarly (95.9%; 89.2%) with a positive trend with subject numerosity. DeepConvLSTM achieves similar classification performance (95.2%; 90.3%) but requires ×57.1 and ×31.3 more Multiply and ACcumulate (MAC) and ×100.8 and ×28.3 more Multiplication and Addition (MA) operations, which measure the complexity of the network’s inference process, than BiLSTM and RCNN, respectively. The BILSTM and RCNN perform close to DeepConvLSTM while being computationally lighter, fostering their use in embedded systems. Such lighter algorithms can be readily used in the automatic ergonomic and biomechanical risk assessment systems, enabling personalization of risk assessment and easing the adoption of safety measures in industrial practices involving MMH.","author":[{"dropping-particle":"","family":"Bassani","given":"Giulia","non-dropping-particle":"","parse-names":false,"suffix":""},{"dropping-particle":"","family":"Avizzano","given":"Carlo Alberto","non-dropping-particle":"","parse-names":false,"suffix":""},{"dropping-particle":"","family":"Filippeschi","given":"Alessandro","non-dropping-particle":"","parse-names":false,"suffix":""}],"container-title":"Sensors","id":"ITEM-1","issue":"21","issued":{"date-parts":[["2025","11","2"]]},"page":"1-20","title":"Deep Learning Algorithms for Human Activity Recognition in Manual Material Handling Tasks","type":"article-journal","volume":"25"},"uris":["http://www.mendeley.com/documents/?uuid=594d892e-c5e6-4423-ad43-665e811a148b"]},{"id":"ITEM-2","itemData":{"DOI":"10.1038/s41598-024-81312-2","ISBN":"4159802481312","ISSN":"20452322","PMID":"40164642","abstract":"Human Activity Recognition (HAR) using wearable sensors has prompted substantial interest in recent years due to the availability and low cost of Inertial Measurement Units (IMUs). HAR using IMUs can aid both the ergonomic evaluation of the performed activities and, more recently, with the development of exoskeleton technologies, can assist with the selection of precisely tailored assisting strategies. However, there needs to be more research regarding the identification of diverse lifting styles, which requires appropriate datasets and the proper selection of hyperparameters for the employed classification algorithms. This paper offers insight into the effect of sensor placement, number of sensors, time window, classifier complexity, and IMU data types used in the classification of lifting styles. The analyzed classifiers are feedforward neural networks, 1-D convolutional neural networks, and recurrent neural networks, standard architectures in time series classification but offer different classification capabilities and computational complexity. This is of the utmost importance when inference is expected to occur in an embedded platform such as an occupational exoskeleton. It is shown that accurate lifting style detection requires multiple sensors, sufficiently long time windows, and classifier architectures able to leverage the temporal nature of the data since the differences are subtle from a kinematic point of view but significantly impact the possibility of injuries.","author":[{"dropping-particle":"","family":"Sochopoulos","given":"Andreas","non-dropping-particle":"","parse-names":false,"suffix":""},{"dropping-particle":"","family":"Poliero","given":"Tommaso","non-dropping-particle":"","parse-names":false,"suffix":""},{"dropping-particle":"","family":"Ahmad","given":"Jamil","non-dropping-particle":"","parse-names":false,"suffix":""},{"dropping-particle":"","family":"Caldwell","given":"Darwin G","non-dropping-particle":"","parse-names":false,"suffix":""},{"dropping-particle":"","family":"Natali","given":"Christian","non-dropping-particle":"Di","parse-names":false,"suffix":""}],"container-title":"Scientific Reports","id":"ITEM-2","issue":"1","issued":{"date-parts":[["2025"]]},"page":"1-14","title":"Human activity recognition algorithms for manual material handling activities","type":"article-journal","volume":"15"},"uris":["http://www.mendeley.com/documents/?uuid=24342082-f9ea-47cc-88dc-21e2d91b2c16"]}],"mendeley":{"formattedCitation":"(Bassani, Avizzano, and Filippeschi 2025; Sochopoulos et al. 2025)","plainTextFormattedCitation":"(Bassani, Avizzano, and Filippeschi 2025; Sochopoulos et al. 2025)","previouslyFormattedCitation":"[8], [9]"},"properties":{"noteIndex":0},"schema":"https://github.com/citation-style-language/schema/raw/master/csl-citation.json"}</w:instrText>
      </w:r>
      <w:r w:rsidR="00515480">
        <w:fldChar w:fldCharType="separate"/>
      </w:r>
      <w:r w:rsidR="00AE3503" w:rsidRPr="00AE3503">
        <w:rPr>
          <w:noProof/>
        </w:rPr>
        <w:t>(Bassani, Avizzano, and Filippeschi 2025; Sochopoulos et al. 2025)</w:t>
      </w:r>
      <w:r w:rsidR="00515480">
        <w:fldChar w:fldCharType="end"/>
      </w:r>
      <w:r>
        <w:t xml:space="preserve">. As the world's population is aging, the need for autonomous systems that can monitor the daily activities of living (ADLs) </w:t>
      </w:r>
      <w:r w:rsidR="00515480">
        <w:fldChar w:fldCharType="begin" w:fldLock="1"/>
      </w:r>
      <w:r w:rsidR="00AE3503">
        <w:instrText>ADDIN CSL_CITATION {"citationItems":[{"id":"ITEM-1","itemData":{"DOI":"10.1145/3770681","ISSN":"24749567","abstract":"Within Human Activity Recognition (HAR), there is an insurmountable gap between the range of activities performed in life and those that can be captured in an annotated sensor dataset used in training. Failure to properly handle unseen activities seriously undermines any HAR classifier's reliability. Additionally within HAR, not all classes are equally dissimilar, some significantly overlap or encompass other sub-activities. Based on these observations, we arrange activity classes into a structured hierarchy. From there, we propose Hi-OSCAR: a Hierarchical Open-set Classifier for Activity Recognition, that can identify known activities at state-of-the-art accuracy while simultaneously rejecting unknown activities. This not only enables open-set classification, but also allows for unknown classes to be localized to the nearest internal node, providing insight beyond a binary \"known/unknown\" classification. To facilitate this and future open-set HAR research, we collected a new dataset: NFI_FARED. NFI_FARED contains data from multiple subjects performing nineteen activities from a range of contexts, including daily living, commuting, and rapid movements, which is fully public and available for download.","author":[{"dropping-particle":"","family":"McCarthy","given":"Conor","non-dropping-particle":"","parse-names":false,"suffix":""},{"dropping-particle":"","family":"Quirijnen","given":"Loes","non-dropping-particle":"","parse-names":false,"suffix":""},{"dropping-particle":"","family":"Zandwijk","given":"Jan Peter","non-dropping-particle":"van","parse-names":false,"suffix":""},{"dropping-particle":"","family":"Geradts","given":"Zeno","non-dropping-particle":"","parse-names":false,"suffix":""},{"dropping-particle":"","family":"Worring","given":"Marcel","non-dropping-particle":"","parse-names":false,"suffix":""}],"container-title":"Proceedings of the ACM on Interactive, Mobile, Wearable and Ubiquitous Technologies","id":"ITEM-1","issue":"4","issued":{"date-parts":[["2025","10","8"]]},"page":"1-30","title":"Hi-OSCAR: Hierarchical Open-set Classifier for Human Activity Recognition","type":"article-journal","volume":"9"},"uris":["http://www.mendeley.com/documents/?uuid=ba9e00ae-cf9c-4b30-9582-654b6848bc01"]},{"id":"ITEM-2","itemData":{"DOI":"10.3390/s25196040","ISSN":"1424-8220","PMID":"41094864","abstract":"This study presents a comparative analysis of electrocardiogram (ECG) and accelerometer (ACC) data in the context of unsupervised human activity recognition and subject identification. Recordings were obtained from 30 participants performing activities of daily living such as walking, sitting, lying, cleaning the floor, and climbing stairs. Distance-based signal comparison methods and clustering techniques were employed to evaluate the feasibility of each modality, both individually and in combination, to discriminate between individuals and activities. Results indicate that ACC signals provide superior performance in activity recognition (NMI = 0.728, accuracy = 0.817), while ECG signals show higher discriminative power for subject identification (NMI = 0.641, accuracy = 0.500). In contrast, combining ACC and ECG signals yielded lower scores in both tasks, suggesting that multimodal fusion introduced additional variability. These findings highlight the importance of selecting the most appropriate modality depending on the recognition objective and emphasize the challenges associated with multimodal approaches in unsupervised scenarios.","author":[{"dropping-particle":"","family":"Molina Arias","given":"Ludwin","non-dropping-particle":"","parse-names":false,"suffix":""},{"dropping-particle":"","family":"Smoleń","given":"Magdalena","non-dropping-particle":"","parse-names":false,"suffix":""}],"container-title":"Sensors","id":"ITEM-2","issue":"19","issued":{"date-parts":[["2025","10","1"]]},"page":"1-29","title":"Comparative Evaluation of ECG and Motion Signals in the Context of Activity Recognition and Human Identification","type":"article-journal","volume":"25"},"uris":["http://www.mendeley.com/documents/?uuid=17cfbc7e-89ae-45e6-9f25-cd8503597916"]}],"mendeley":{"formattedCitation":"(McCarthy et al. 2025; Molina Arias and Smoleń 2025)","plainTextFormattedCitation":"(McCarthy et al. 2025; Molina Arias and Smoleń 2025)","previouslyFormattedCitation":"[10], [11]"},"properties":{"noteIndex":0},"schema":"https://github.com/citation-style-language/schema/raw/master/csl-citation.json"}</w:instrText>
      </w:r>
      <w:r w:rsidR="00515480">
        <w:fldChar w:fldCharType="separate"/>
      </w:r>
      <w:r w:rsidR="00AE3503" w:rsidRPr="00AE3503">
        <w:rPr>
          <w:noProof/>
        </w:rPr>
        <w:t>(McCarthy et al. 2025; Molina Arias and Smoleń 2025)</w:t>
      </w:r>
      <w:r w:rsidR="00515480">
        <w:fldChar w:fldCharType="end"/>
      </w:r>
      <w:r w:rsidR="00515480">
        <w:t xml:space="preserve"> </w:t>
      </w:r>
      <w:r>
        <w:t xml:space="preserve">and identify anomalies such as falls or gait irregularities without continuous human intervention has reached a new scale </w:t>
      </w:r>
      <w:r w:rsidR="00515480">
        <w:fldChar w:fldCharType="begin" w:fldLock="1"/>
      </w:r>
      <w:r w:rsidR="00AE3503">
        <w:instrText>ADDIN CSL_CITATION {"citationItems":[{"id":"ITEM-1","itemData":{"DOI":"10.1038/s41598-025-16180-5","ISBN":"4159802516","ISSN":"2045-2322","abstract":"Human Activity Recognition (HAR) has become an active research area in recent years due to its applicability in various domains and the growing need for convenient facilities and intelligent homes for the elderly. Physical activity tends to decrease as people age, along with their ability to perform day-to-day tasks, which affects both mental and physical health. Several investigators apply deep learning (DL) and machine learning (ML) approaches to recognize human activities, but minimal investigations are concentrated on human activity recognition of older adults. Recently, the DL method has demonstrated excellent performance in classifying human activities using HAR information. Therefore, this study introduces an Advanced Smart Human Activity Recognition for Disabled People Using Deep Learning with a Snake Optimiser (AHARDP-DLSO) approach. The purpose of the AHARDP-DLSO technique is to provide an efficient deep learning-based HAR model designed to detect and classify the daily activities of individuals with disabilities with high precision and adaptability. Primarily, the min-max normalization is utilized for data normalization to ensure consistent input data quality. Furthermore, the AHARDP-DLSO technique utilizes the deep belief network (DBN) model for the classification process. To further enhance performance, the hyperparameter tuning of the DBN method is performed by using the snake optimizer algorithm (SOA) model. The experimental validation of the AHARDP-DLSO method is performed under the WISDM dataset. The comparison study of the AHARDP-DLSO method revealed a superior accuracy value of 95.81% compared to existing models.","author":[{"dropping-particle":"","family":"Alohali","given":"Manal Abdullah","non-dropping-particle":"","parse-names":false,"suffix":""},{"dropping-particle":"","family":"Alzahrani","given":"Mohammed Yahya","non-dropping-particle":"","parse-names":false,"suffix":""},{"dropping-particle":"","family":"Alghamdi","given":"Asmaa Mansour","non-dropping-particle":"","parse-names":false,"suffix":""},{"dropping-particle":"","family":"Yaseen","given":"Ishfaq","non-dropping-particle":"","parse-names":false,"suffix":""}],"container-title":"Scientific Reports","id":"ITEM-1","issue":"1","issued":{"date-parts":[["2025","8","26"]]},"page":"31372","title":"Advanced smart human activity recognition system for disabled people using artificial intelligence with snake optimizer techniques","type":"article-journal","volume":"15"},"uris":["http://www.mendeley.com/documents/?uuid=bb9643e9-5435-43e4-9b26-e5342820f71b"]},{"id":"ITEM-2","itemData":{"DOI":"10.3390/s25196040","ISSN":"1424-8220","PMID":"41094864","abstract":"This study presents a comparative analysis of electrocardiogram (ECG) and accelerometer (ACC) data in the context of unsupervised human activity recognition and subject identification. Recordings were obtained from 30 participants performing activities of daily living such as walking, sitting, lying, cleaning the floor, and climbing stairs. Distance-based signal comparison methods and clustering techniques were employed to evaluate the feasibility of each modality, both individually and in combination, to discriminate between individuals and activities. Results indicate that ACC signals provide superior performance in activity recognition (NMI = 0.728, accuracy = 0.817), while ECG signals show higher discriminative power for subject identification (NMI = 0.641, accuracy = 0.500). In contrast, combining ACC and ECG signals yielded lower scores in both tasks, suggesting that multimodal fusion introduced additional variability. These findings highlight the importance of selecting the most appropriate modality depending on the recognition objective and emphasize the challenges associated with multimodal approaches in unsupervised scenarios.","author":[{"dropping-particle":"","family":"Molina Arias","given":"Ludwin","non-dropping-particle":"","parse-names":false,"suffix":""},{"dropping-particle":"","family":"Smoleń","given":"Magdalena","non-dropping-particle":"","parse-names":false,"suffix":""}],"container-title":"Sensors","id":"ITEM-2","issue":"19","issued":{"date-parts":[["2025","10","1"]]},"page":"1-29","title":"Comparative Evaluation of ECG and Motion Signals in the Context of Activity Recognition and Human Identification","type":"article-journal","volume":"25"},"uris":["http://www.mendeley.com/documents/?uuid=17cfbc7e-89ae-45e6-9f25-cd8503597916"]}],"mendeley":{"formattedCitation":"(Alohali et al. 2025; Molina Arias and Smoleń 2025)","plainTextFormattedCitation":"(Alohali et al. 2025; Molina Arias and Smoleń 2025)","previouslyFormattedCitation":"[11], [12]"},"properties":{"noteIndex":0},"schema":"https://github.com/citation-style-language/schema/raw/master/csl-citation.json"}</w:instrText>
      </w:r>
      <w:r w:rsidR="00515480">
        <w:fldChar w:fldCharType="separate"/>
      </w:r>
      <w:r w:rsidR="00AE3503" w:rsidRPr="00AE3503">
        <w:rPr>
          <w:noProof/>
        </w:rPr>
        <w:t>(Alohali et al. 2025; Molina Arias and Smoleń 2025)</w:t>
      </w:r>
      <w:r w:rsidR="00515480">
        <w:fldChar w:fldCharType="end"/>
      </w:r>
      <w:r>
        <w:t xml:space="preserve">. This technological evolution is to enhance the quality of life of the elderly and disabled </w:t>
      </w:r>
      <w:r w:rsidR="00D64578">
        <w:fldChar w:fldCharType="begin" w:fldLock="1"/>
      </w:r>
      <w:r w:rsidR="00AE3503">
        <w:instrText>ADDIN CSL_CITATION {"citationItems":[{"id":"ITEM-1","itemData":{"DOI":"10.1038/s41598-025-12283-1","ISBN":"4159802512283","ISSN":"2045-2322","PMID":"41022965","abstract":"Human activity recognition (HAR) has been one of the active research areas for the past two years for its vast applications in several fields like remote monitoring, gaming, health, security and surveillance, and human-computer interaction. Activity recognition can identify/detect current actions based on data from dissimilar sensors. Much work has been completed on HAR, and scholars have leveraged dissimilar methods, like wearable, object-tagged, and device-free, to detect human activities. The emergence of deep learning (DL) and machine learning (ML) methods has proven efficient for HAR. This research proposes a Dual Attention-Based Two-Tier Metaheuristic Optimization Algorithm for Human Activity Recognition with Disabilities (DATTMOA-HARD) model. The main intention of the DATTMOA-HARD model relies on improving HAR to assist disabled individuals. In the initial stage, the Z-score normalization converts input data into a beneficial format. Furthermore, the binary firefly algorithm (BFA) model is employed for feature selection. Moreover, the proposed DATTMOA-HARD model implements the dual attention bidirectional gated recurrent unit (DABiG) technique for the classification process. Finally, the Tasmanian devil optimizer (TDO)-based hyperparameter selection is accomplished to enhance the detection results of the DABiG model. The experimental evaluation of the DATTMOA-HARD approach is examined under the HAR dataset. The comparison analysis of the DATTMOA-HARD approach portrayed a superior accuracy value of 98.66% over existing methods.","author":[{"dropping-particle":"","family":"Alkahtani","given":"Hend Khalid","non-dropping-particle":"","parse-names":false,"suffix":""},{"dropping-particle":"","family":"Mohammed","given":"Gouse Pasha","non-dropping-particle":"","parse-names":false,"suffix":""},{"dropping-particle":"","family":"Marzouk","given":"Radwa","non-dropping-particle":"","parse-names":false,"suffix":""}],"container-title":"Scientific Reports","id":"ITEM-1","issue":"1","issued":{"date-parts":[["2025","9","29"]]},"page":"33641","title":"Dual Attention-Based recurrent neural network and Two-Tier optimization algorithm for human activity recognition in individuals with disabilities","type":"article-journal","volume":"15"},"uris":["http://www.mendeley.com/documents/?uuid=ce9c371e-20cc-4d69-9060-c10f7efaea85"]},{"id":"ITEM-2","itemData":{"DOI":"10.1038/s41598-025-09970-4","ISSN":"20452322","PMID":"41120368","abstract":"Recent human activity recognition (HAR) developments have allowed numerous applications like healthcare, smart homes, and improved manufacturing. Activity recognition plays a crucial part in improving human well-being by capturing behavioral data, enabling computing systems to analyze, monitor, and assist the daily lives of individuals with disabilities. HAR assist in comprehending complex human actions and behaviors by observing body movements and the surrounding environment, aiming to support individuals with disabilities, and is therefore extensively utilized in smart homes, athletic competitions, medical care, and other applications. This paper proposes a binary grey wolf optimization-driven ensemble deep learning model for human activity recognition (BGWO-EDLMHAR) technique. The BGWO-EDLMHAR technique aims to develop a robust HAR method for disability assistance using advanced optimization models. The data normalization stage applies z-score normalization at first to transform raw data into a clean and structured format suitable for analysis or modelling. Furthermore, the binary grey wolf optimization (BGWO) method is utilized for the feature selection process. Moreover, the ensemble of DL models, namely bidirectional long short-term memory, variational autoencoder, and temporal convolutional network methods, are employed for the classification process. Finally, the cetacean optimization algorithm optimally adjusts the ensemble models’ hyperparameter values, resulting in more excellent classification performance. The BGWO-EDLMHAR approach is examined using the WISDM dataset. The comparison study of the BGWO-EDLMHAR approach portrayed a superior accuracy value of 98.51% over existing models.","author":[{"dropping-particle":"","family":"Alqahtani","given":"Hamed","non-dropping-particle":"","parse-names":false,"suffix":""}],"container-title":"Scientific Reports","id":"ITEM-2","issue":"1","issued":{"date-parts":[["2025"]]},"page":"1-17","title":"Implementing ensemble of deep learning model with optimization techniques for human activity recognition to assist individuals with disabilities","type":"article-journal","volume":"15"},"uris":["http://www.mendeley.com/documents/?uuid=f11b9ed5-1658-4dbb-a74d-8f7c180b15a4"]}],"mendeley":{"formattedCitation":"(Alkahtani, Mohammed, and Marzouk 2025; Alqahtani 2025)","plainTextFormattedCitation":"(Alkahtani, Mohammed, and Marzouk 2025; Alqahtani 2025)","previouslyFormattedCitation":"[13], [14]"},"properties":{"noteIndex":0},"schema":"https://github.com/citation-style-language/schema/raw/master/csl-citation.json"}</w:instrText>
      </w:r>
      <w:r w:rsidR="00D64578">
        <w:fldChar w:fldCharType="separate"/>
      </w:r>
      <w:r w:rsidR="00AE3503" w:rsidRPr="00AE3503">
        <w:rPr>
          <w:noProof/>
        </w:rPr>
        <w:t>(Alkahtani, Mohammed, and Marzouk 2025; Alqahtani 2025)</w:t>
      </w:r>
      <w:r w:rsidR="00D64578">
        <w:fldChar w:fldCharType="end"/>
      </w:r>
      <w:r w:rsidR="00D64578">
        <w:t xml:space="preserve"> </w:t>
      </w:r>
      <w:r>
        <w:t>through unobtrusive and privacy-preserving monitoring solutions that work harmoniously in the real world</w:t>
      </w:r>
      <w:r w:rsidR="00D64578">
        <w:t xml:space="preserve"> </w:t>
      </w:r>
      <w:commentRangeStart w:id="16"/>
      <w:r w:rsidR="00D64578">
        <w:fldChar w:fldCharType="begin" w:fldLock="1"/>
      </w:r>
      <w:r w:rsidR="00AE3503">
        <w:instrText>ADDIN CSL_CITATION {"citationItems":[{"id":"ITEM-1","itemData":{"DOI":"10.1109/IE61493.2024.10599924","ISBN":"9798350386790","abstract":"Human Activity Recognition (HAR) benefits various application domains, including health and elderly care. Traditional HAR involves constructing pipelines reliant on centralized user data, which can pose privacy concerns as they necessitate the uploading of user data to a centralized server. This work proposes multi-frequency Federated Learning (FL) to enable: (1) privacy-aware ML; (2) joint ML model learning across devices with varying sampling frequency. We focus on head-worn devices (e.g., earbuds and smart glasses), a relatively unexplored domain compared to traditional smartwatch- or smartphone-based HAR. Results have shown improvements on two datasets against frequency-specific approaches, indicating a promising future in the multi-frequency FL-HAR task. The proposed network's implementation is publicly available for further research and development.","author":[{"dropping-particle":"","family":"Fenoglio","given":"Dario","non-dropping-particle":"","parse-names":false,"suffix":""},{"dropping-particle":"","family":"Li","given":"Mohan","non-dropping-particle":"","parse-names":false,"suffix":""},{"dropping-particle":"","family":"Casnici","given":"Davide","non-dropping-particle":"","parse-names":false,"suffix":""},{"dropping-particle":"","family":"Laporte","given":"Matias","non-dropping-particle":"","parse-names":false,"suffix":""},{"dropping-particle":"","family":"Gashi","given":"Shkurta","non-dropping-particle":"","parse-names":false,"suffix":""},{"dropping-particle":"","family":"Santini","given":"Silvia","non-dropping-particle":"","parse-names":false,"suffix":""},{"dropping-particle":"","family":"Gjoreski","given":"Martin","non-dropping-particle":"","parse-names":false,"suffix":""},{"dropping-particle":"","family":"Langheinrich","given":"Marc","non-dropping-particle":"","parse-names":false,"suffix":""}],"container-title":"Proceedings - 2024 International Conference on Intelligent Environments, IE 2024","id":"ITEM-1","issued":{"date-parts":[["2025","12","2"]]},"page":"17-24","title":"Multi-Frequency Federated Learning for Human Activity Recognition Using Head-Worn Sensors","type":"article-journal"},"uris":["http://www.mendeley.com/documents/?uuid=69819e6a-d0c7-4c23-872a-aaed8bf64c9d"]},{"id":"ITEM-2","itemData":{"DOI":"10.3390/ai6090218","ISSN":"2673-2688","abstract":"Background: Artificial Intelligence (AI) techniques have been extensively deployed in sensor-based Human Activity Recognition (HAR) systems. Recent advances in deep learning, especially Convolutional Neural Networks (CNNs), have advanced HAR by enabling automatic feature extraction from raw sensor data. However, these models often struggle to capture multiscale patterns in human activity, limiting recognition accuracy. Additionally, traditional centralized learning approaches raise data privacy concerns, as personal sensor data must be transmitted to a central server, increasing the risk of privacy breaches. Methods: To address these challenges, this paper introduces Conv-ScaleNet, a CNN-based model designed for multiscale feature learning and compatibility with federated learning (FL) environments. Conv-ScaleNet integrates a Pyramid Pooling Module to extract both fine-grained and coarse-grained features and employs sequential Global Average Pooling layers to progressively capture abstract global representations from inertial sensor data. The model supports federated learning by training locally on user devices, sharing only model updates rather than raw data, thus preserving user privacy. Results: Experimental results demonstrate that the proposed Conv-ScaleNet achieves approximately 98% and 96% F1-scores on the WISDM and UCI-HAR datasets, respectively, confirming its competitiveness in FL environments for activity recognition. Conclusions: The proposed Conv-ScaleNet model addresses key limitations of existing HAR systems by combining multiscale feature learning with privacy-preserving training. Its strong performance, data protection capability, and adaptability to decentralized environments make it a robust and scalable solution for real-world HAR applications.","author":[{"dropping-particle":"","family":"Ting","given":"Xian Wu","non-dropping-particle":"","parse-names":false,"suffix":""},{"dropping-particle":"","family":"Pang","given":"Ying Han","non-dropping-particle":"","parse-names":false,"suffix":""},{"dropping-particle":"","family":"Lim","given":"Zheng You","non-dropping-particle":"","parse-names":false,"suffix":""},{"dropping-particle":"","family":"Ooi","given":"Shih Yin","non-dropping-particle":"","parse-names":false,"suffix":""},{"dropping-particle":"","family":"Hiew","given":"Fu San","non-dropping-particle":"","parse-names":false,"suffix":""}],"container-title":"AI","id":"ITEM-2","issue":"9","issued":{"date-parts":[["2025","9","8"]]},"page":"218","title":"Conv-ScaleNet: A Multiscale Convolutional Model for Federated Human Activity Recognition","type":"article-journal","volume":"6"},"uris":["http://www.mendeley.com/documents/?uuid=d6c92c11-5c2d-4124-9a4e-1cf26656e444"]}],"mendeley":{"formattedCitation":"(Fenoglio et al. 2025; Ting et al. 2025)","plainTextFormattedCitation":"(Fenoglio et al. 2025; Ting et al. 2025)","previouslyFormattedCitation":"[15], [16]"},"properties":{"noteIndex":0},"schema":"https://github.com/citation-style-language/schema/raw/master/csl-citation.json"}</w:instrText>
      </w:r>
      <w:r w:rsidR="00D64578">
        <w:fldChar w:fldCharType="separate"/>
      </w:r>
      <w:r w:rsidR="00AE3503" w:rsidRPr="00AE3503">
        <w:rPr>
          <w:noProof/>
        </w:rPr>
        <w:t>(Fenoglio et al. 2025; Ting et al. 2025)</w:t>
      </w:r>
      <w:r w:rsidR="00D64578">
        <w:fldChar w:fldCharType="end"/>
      </w:r>
      <w:commentRangeEnd w:id="16"/>
      <w:r w:rsidR="0060620B">
        <w:rPr>
          <w:rStyle w:val="CommentReference"/>
        </w:rPr>
        <w:commentReference w:id="16"/>
      </w:r>
      <w:r>
        <w:t>.</w:t>
      </w:r>
    </w:p>
    <w:p w14:paraId="3E360952" w14:textId="3C705468" w:rsidR="0060620B" w:rsidRDefault="0060620B" w:rsidP="0060620B">
      <w:pPr>
        <w:tabs>
          <w:tab w:val="left" w:pos="1244"/>
        </w:tabs>
        <w:pPrChange w:id="17" w:author="Abdulrahman Baraka" w:date="2026-02-06T15:59:00Z" w16du:dateUtc="2026-02-06T13:59:00Z">
          <w:pPr/>
        </w:pPrChange>
      </w:pPr>
      <w:ins w:id="18" w:author="Abdulrahman Baraka" w:date="2026-02-06T15:59:00Z" w16du:dateUtc="2026-02-06T13:59:00Z">
        <w:r>
          <w:tab/>
        </w:r>
      </w:ins>
    </w:p>
    <w:p w14:paraId="1E70776F" w14:textId="77777777" w:rsidR="00DD11FA" w:rsidRDefault="00DD11FA" w:rsidP="0014623B">
      <w:pPr>
        <w:pStyle w:val="Heading2"/>
      </w:pPr>
      <w:bookmarkStart w:id="19" w:name="_Toc219762458"/>
      <w:bookmarkStart w:id="20" w:name="_Toc219762587"/>
      <w:r>
        <w:t>Technological Evolution</w:t>
      </w:r>
      <w:bookmarkEnd w:id="19"/>
      <w:bookmarkEnd w:id="20"/>
    </w:p>
    <w:p w14:paraId="2EE1B260" w14:textId="60B6196B" w:rsidR="00DD11FA" w:rsidRDefault="00DD11FA" w:rsidP="006F2F29">
      <w:r>
        <w:t>From CNNs to Transformers In the past, the practice of HAR has followed the manual feature engineering approach followed by a traditional machine learning algorithm</w:t>
      </w:r>
      <w:r w:rsidR="00D64578">
        <w:t xml:space="preserve"> </w:t>
      </w:r>
      <w:r w:rsidR="00D64578">
        <w:fldChar w:fldCharType="begin" w:fldLock="1"/>
      </w:r>
      <w:r w:rsidR="00AE3503">
        <w:instrText>ADDIN CSL_CITATION {"citationItems":[{"id":"ITEM-1","itemData":{"DOI":"10.59324/stss.2025.2(11).12","ISSN":"3083-5577","abstract":"The recognition of human activities (HAR) through wearable sensor data represents an important aspect to promote health monitoring, smart environments, and context-aware systems. This research extensively evaluates traditional machine learning algorithms, namely, Decision Tree, k-Nearest Neighbor (KNN) and Random Forest, for classifying six physical activities using the UCI HAR dataset. The UCI HAR dataset consists of tri-axial accelerometer and gyroscope signals recorded from 30 subjects, while performing daily activities. The models were trained after preprocessing and feature scaling, evaluated using stratified splits and cross-fold validation. The Random Forest model was implemented and showed the best performance, with accuracy = 93%, precision = 0.93, and F1 = 0.93, while KNN = 88% and Decision Tree = 86%. Moreover, during consistency analyses of feature importance, acceleration-features were found to be the most influential for predictive accuracy. Other visualizations were implemented, including classification heatmaps, ROC curves, t-SNE projection, and learning curves were also used to assess model behaviors and generalization, respectively. Overall, results recommend that traditional machine learning algorithms using wearable data, when sufficiently hyper-parameter tuned and explained, could provide an effective and competitive alternative for HAR systems.","author":[{"dropping-particle":"","family":"Ismael","given":"Mohammed Nasih","non-dropping-particle":"","parse-names":false,"suffix":""}],"container-title":"Scientia. Technology, Science and Society","id":"ITEM-1","issue":"11","issued":{"date-parts":[["2025","11","1"]]},"page":"114-131","title":"Comparative Analysis of Machine Learning Methods for Human Activity Recognition Using Wearable Sensors","type":"article-journal","volume":"2"},"uris":["http://www.mendeley.com/documents/?uuid=4d7bbd39-9ec2-4125-a96b-022e76f79ff8"]},{"id":"ITEM-2","itemData":{"DOI":"10.48084/etasr.8211","ISSN":"1792-8036","abstract":"In recent years, the field of Human Activity Recognition (HAR) has emerged as a prominent area of research. A plethora of methodologies have been documented in the literature, all with the objective of identifying and analyzing human activities. Among these, the use of a body-worn accelerometer to collect motion data and the subsequent application of a supervised machine learning approach represents a highly promising solution, offering numerous benefits. These include affordability, comfort, ease of use, and high accuracy in recognizing activities. However, a significant challenge associated with this approach is the necessity for performing activity recognition directly on a low-cost, low-performance microcontroller. This research presents the development of a real-time human activity recognition system. The system employs optimized time windows for each activity, a comprehensive set of differentiating features, and a straightforward machine learning model. The efficacy of the proposed system was evaluated using both publicly available datasets and data collected in experiments, achieving an exceptional activity recognition rate of over 95.06%. The system is capable of recognizing six fundamental daily human activities: standing, sitting, jogging, walking, going downstairs, and going upstairs.","author":[{"dropping-particle":"","family":"Thuong","given":"Vu Thi","non-dropping-particle":"","parse-names":false,"suffix":""},{"dropping-particle":"","family":"Tran","given":"Duc-Nghia","non-dropping-particle":"","parse-names":false,"suffix":""},{"dropping-particle":"","family":"Tran","given":"Duc-Tan","non-dropping-particle":"","parse-names":false,"suffix":""},{"dropping-particle":"","family":"Thu","given":"Bui Thi","non-dropping-particle":"","parse-names":false,"suffix":""},{"dropping-particle":"","family":"Tung","given":"Vu Duong","non-dropping-particle":"","parse-names":false,"suffix":""},{"dropping-particle":"","family":"Phuong","given":"Nguyen Thi Anh","non-dropping-particle":"","parse-names":false,"suffix":""},{"dropping-particle":"","family":"Khanh","given":"Phung Cοng Phi","non-dropping-particle":"","parse-names":false,"suffix":""},{"dropping-particle":"","family":"Tung","given":"Pham Khanh","non-dropping-particle":"","parse-names":false,"suffix":""},{"dropping-particle":"","family":"Vi","given":"Manh-Tuyen","non-dropping-particle":"","parse-names":false,"suffix":""}],"container-title":"Engineering, Technology &amp; Applied Science Research","id":"ITEM-2","issue":"5","issued":{"date-parts":[["2024","10","9"]]},"page":"16499-16510","title":"Effective Human Activity Recognition through Accelerometer Data","type":"article-journal","volume":"14"},"uris":["http://www.mendeley.com/documents/?uuid=7aa47ad3-cdbf-4a8c-9875-b896f7d247f6"]}],"mendeley":{"formattedCitation":"(Ismael 2025; Thuong et al. 2024)","plainTextFormattedCitation":"(Ismael 2025; Thuong et al. 2024)","previouslyFormattedCitation":"[17], [18]"},"properties":{"noteIndex":0},"schema":"https://github.com/citation-style-language/schema/raw/master/csl-citation.json"}</w:instrText>
      </w:r>
      <w:r w:rsidR="00D64578">
        <w:fldChar w:fldCharType="separate"/>
      </w:r>
      <w:r w:rsidR="00AE3503" w:rsidRPr="00AE3503">
        <w:rPr>
          <w:noProof/>
        </w:rPr>
        <w:t>(Ismael 2025; Thuong et al. 2024)</w:t>
      </w:r>
      <w:r w:rsidR="00D64578">
        <w:fldChar w:fldCharType="end"/>
      </w:r>
      <w:r>
        <w:t xml:space="preserve">. The advent of Deep Learning (DL) was a significant paradigm shift and the Convolutional Neural Networks (CNNs) became the de facto standard for automatically extracting spatial features from sensor data </w:t>
      </w:r>
      <w:r w:rsidR="00515480">
        <w:fldChar w:fldCharType="begin" w:fldLock="1"/>
      </w:r>
      <w:r w:rsidR="00AE3503">
        <w:instrText>ADDIN CSL_CITATION {"citationItems":[{"id":"ITEM-1","itemData":{"DOI":"10.32604/cmes.2025.064588","ISSN":"1526-1506","abstract":"Activity recognition is a challenging topic in the field of computer vision that has various applications, including surveillance systems, industrial automation, and human-computer interaction. Today, the demand for automation has greatly increased across industries worldwide. Real-time detection requires edge devices with limited computational time. This study proposes a novel hybrid deep learning system for human activity recognition (HAR), aiming to enhance the recognition accuracy and reduce the computational time. The proposed system combines a pre- trained image classification model with a sequence analysis model. First, the dataset was divided into a training set (70%), validation set (10%), and test set (20%). Second, all the videoswere converted into frames and deep-based features were extracted from each frame using convolutional neural networks (CNNs) with a vision transformer. Following that, bidirectional long short-term memory (BiLSTM)- and temporal convolutional network (TCN)-based models were trained using the training set, and their performances were evaluated using the validation set and test set. Four benchmark datasets (UCF11, UCF50, UCF101, and JHMDB) were used to evaluate the performance of the proposed HAR-based system. The experimental results showed that the combination of ConvNeXt and the TCN-based model achieved a recognition accuracy of 97.73% for UCF11, 98.81% for UCF50, 98.46% for UCF101, and 83.38% for JHMDB, respectively. This represents improvements in the recognition accuracy of 4%, 2.67%, 3.67%, and 7.08% for the UCF11, UCF50, UCF101, and JHMDB datasets, respectively, over existing models. Moreover, the proposed HAR-based system obtained superior recognition accuracy, shorter computational times, and minimal memory usage compared to the existing models.","author":[{"dropping-particle":"","family":"Shin","given":"Jungpil","non-dropping-particle":"","parse-names":false,"suffix":""},{"dropping-particle":"","family":"Hasan","given":"Md. Al Mehedi","non-dropping-particle":"","parse-names":false,"suffix":""},{"dropping-particle":"","family":"Maniruzzaman","given":"Md.","non-dropping-particle":"","parse-names":false,"suffix":""},{"dropping-particle":"","family":"Nishimura","given":"Satoshi","non-dropping-particle":"","parse-names":false,"suffix":""},{"dropping-particle":"","family":"Alfarhood","given":"Sultan","non-dropping-particle":"","parse-names":false,"suffix":""}],"container-title":"Computer Modeling in Engineering &amp; Sciences","id":"ITEM-1","issue":"3","issued":{"date-parts":[["2025"]]},"page":"3615-3638","title":"Video-Based Human Activity Recognition Using Hybrid Deep Learning Model","type":"article-journal","volume":"143"},"uris":["http://www.mendeley.com/documents/?uuid=f4b39e07-b09a-44e6-b7c3-60a63fe6a78e"]},{"id":"ITEM-2","itemData":{"DOI":"10.3390/jimaging11060182","ISSN":"2313-433X","abstract":"Ambient Assisted Living (AAL) leverages technology to support the elderly and individuals with disabilities. A key challenge in these systems is efficient Human Activity Recognition (HAR). However, no study has systematically compared single-view (SV) and multi-view (MV) Human Activity Recognition approaches. This review addresses this gap by analyzing the evolution from single-view to multi-view recognition systems, covering benchmark datasets, feature extraction methods, and classification techniques. We examine how activity recognition systems have transitioned to multi-view architectures using advanced deep learning models optimized for Ambient Assisted Living, thereby improving accuracy and robustness. Furthermore, we explore a wide range of machine learning and deep learning models—including Convolutional Neural Networks (CNNs), Recurrent Neural Networks (RNNs), Long Short-Term Memory (LSTM) networks, Temporal Convolutional Networks (TCNs), and Graph Convolutional Networks (GCNs)—along with lightweight transfer learning methods suitable for environments with limited computational resources. Key challenges such as data remediation, privacy, and generalization are discussed, alongside potential solutions such as sensor fusion and advanced learning strategies. This study offers comprehensive insights into recent advancements and future directions, guiding the development of intelligent, efficient, and privacy-compliant Human Activity Recognition systems for Ambient Assisted Living applications.","author":[{"dropping-particle":"","family":"Farid","given":"Fahmid","non-dropping-particle":"Al","parse-names":false,"suffix":""},{"dropping-particle":"","family":"Bari","given":"Ahsanul","non-dropping-particle":"","parse-names":false,"suffix":""},{"dropping-particle":"","family":"Miah","given":"Abu Saleh Musa","non-dropping-particle":"","parse-names":false,"suffix":""},{"dropping-particle":"","family":"Mansor","given":"Sarina","non-dropping-particle":"","parse-names":false,"suffix":""},{"dropping-particle":"","family":"Uddin","given":"Jia","non-dropping-particle":"","parse-names":false,"suffix":""},{"dropping-particle":"","family":"Kumaresan","given":"S Prabha","non-dropping-particle":"","parse-names":false,"suffix":""}],"container-title":"Journal of Imaging","id":"ITEM-2","issue":"6","issued":{"date-parts":[["2025","6","3"]]},"page":"1-27","title":"A Structured and Methodological Review on Multi-View Human Activity Recognition for Ambient Assisted Living","type":"article-journal","volume":"11"},"uris":["http://www.mendeley.com/documents/?uuid=98075c42-b2f3-46bb-b948-1ada823d169b"]}],"mendeley":{"formattedCitation":"(Al Farid et al. 2025; Shin et al. 2025)","plainTextFormattedCitation":"(Al Farid et al. 2025; Shin et al. 2025)","previouslyFormattedCitation":"[6], [19]"},"properties":{"noteIndex":0},"schema":"https://github.com/citation-style-language/schema/raw/master/csl-citation.json"}</w:instrText>
      </w:r>
      <w:r w:rsidR="00515480">
        <w:fldChar w:fldCharType="separate"/>
      </w:r>
      <w:r w:rsidR="00AE3503" w:rsidRPr="00AE3503">
        <w:rPr>
          <w:noProof/>
        </w:rPr>
        <w:t>(Al Farid et al. 2025; Shin et al. 2025)</w:t>
      </w:r>
      <w:r w:rsidR="00515480">
        <w:fldChar w:fldCharType="end"/>
      </w:r>
      <w:r>
        <w:t>. However, it has been recently highlighted in literature that this type of CNN architectures shows difficulties to capture long-range temporal dependencies, necessary to discriminate typical human behavior, which is complex and transitional</w:t>
      </w:r>
      <w:r w:rsidR="00D64578">
        <w:t xml:space="preserve"> </w:t>
      </w:r>
      <w:r w:rsidR="00D64578">
        <w:fldChar w:fldCharType="begin" w:fldLock="1"/>
      </w:r>
      <w:r w:rsidR="00AE3503">
        <w:instrText>ADDIN CSL_CITATION {"citationItems":[{"id":"ITEM-1","itemData":{"DOI":"10.3390/app152312661","ISSN":"2076-3417","abstract":"Human Activity Recognition (HAR) using wearable sensor data plays a vital role in health monitoring, context-aware computing, and smart environments. Many existing deep learning models for HAR incorporate MaxPooling layers after convolutional operations to reduce dimensionality and computational load. While this approach is effective in image-based tasks, it is less suitable for the sensor signals used in HAR. MaxPooling introduces a form of temporal downsampling that can discard subtle yet crucial temporal information. Also, traditional CNNs often struggle to capture long-range dependencies within each window due to their limited receptive fields, and they lack effective mechanisms to aggregate information across multiple windows without stacking multiple layers, which increases computational cost. In this study, we introduce Retentive-HAR, a model designed to enhance feature learning by capturing dependencies both within and across sliding windows. The proposed model intentionally omits the MaxPooling layer, thereby preserving the full temporal resolution throughout the network. The model begins with parallel dilated convolutions, which capture long-range dependencies within each window. Feature outputs from these convolutional layers are then concatenated along the feature dimension and transposed, allowing the Retentive Module to analyze dependencies across both window and feature dimensions. Additional 1D-CNN layers are then applied to the transposed feature maps to capture complex interactions across concatenated window representations before including Bi-LSTM layers. Experiments on PAMAP2, HAPT, and WISDM datasets achieve a performance of 96.40%, 94.70%, and 96.16%, respectively, which outperforms the existing methods with minimal computational cost.","author":[{"dropping-particle":"","family":"Ige","given":"Ayokunle Olalekan","non-dropping-particle":"","parse-names":false,"suffix":""},{"dropping-particle":"","family":"Oladele","given":"Daniel Ayo","non-dropping-particle":"","parse-names":false,"suffix":""},{"dropping-particle":"","family":"Sibiya","given":"Malusi","non-dropping-particle":"","parse-names":false,"suffix":""}],"container-title":"Applied Sciences","id":"ITEM-1","issue":"23","issued":{"date-parts":[["2025","11","29"]]},"page":"1-21","title":"Retentive-HAR: Human Activity Recognition from Wearable Sensors with Enhanced Temporal and Inter-Feature Dependency Retention","type":"article-journal","volume":"15"},"uris":["http://www.mendeley.com/documents/?uuid=5a44fb92-bef1-4fee-af0b-e656dd11b4fe"]},{"id":"ITEM-2","itemData":{"DOI":"10.3390/app152312592","ISSN":"2076-3417","abstract":"Human activity recognition (HAR) based on wearable sensors is a key technology in the fields of smart sensing and health monitoring. With the rapid development of deep learning, its powerful feature extraction capabilities have significantly enhanced recognition performance and reduced reliance on traditional handcrafted feature engineering. However, current deep learning models still face challenges in effectively capturing complex temporal dependencies in long-term time-series sensor data and addressing information redundancy, which affect model recognition accuracy and generalization ability. To address these issues, this paper proposes an innovative CNN-BiGRU–Transformer hybrid deep learning model aimed at improving the accuracy and robustness of human activity recognition. The proposed model integrates a multi-branch Convolutional Neural Network (CNN) to effectively extract multi-scale local spatial features, and combines a Bidirectional Gated Recurrent Unit (BiGRU) with a Transformer hybrid module for modeling temporal dependencies and extracting temporal features in long-term time-series data. Additionally, an attention mechanism is incorporated to dynamically allocate weights, suppress redundant information, and enhance key features, further improving recognition performance. To demonstrate the capability of the proposed model, evaluations are performed on three public datasets: WISDM, PAMAP2, and UCI-HAR. The model achieved recognition accuracies of 98.41%, 95.62%, and 96.74% on the three datasets, respectively, outperforming several state-of-the-art methods. These results confirm that the proposed approach effectively addresses feature extraction and redundancy challenges in long-term sensor time-series data and provides a robust solution for wearable sensor-based human activity recognition.","author":[{"dropping-particle":"","family":"Miao","given":"Mingda","non-dropping-particle":"","parse-names":false,"suffix":""},{"dropping-particle":"","family":"Yan","given":"Weijie","non-dropping-particle":"","parse-names":false,"suffix":""},{"dropping-particle":"","family":"Gao","given":"Xueshan","non-dropping-particle":"","parse-names":false,"suffix":""},{"dropping-particle":"","family":"Yang","given":"Le","non-dropping-particle":"","parse-names":false,"suffix":""},{"dropping-particle":"","family":"Zhou","given":"Jiaqi","non-dropping-particle":"","parse-names":false,"suffix":""},{"dropping-particle":"","family":"Zhang","given":"Wenyi","non-dropping-particle":"","parse-names":false,"suffix":""}],"container-title":"Applied Sciences","id":"ITEM-2","issue":"23","issued":{"date-parts":[["2025","11","27"]]},"page":"1-21","title":"Attention-Based CNN-BiGRU-Transformer Model for Human Activity Recognition","type":"article-journal","volume":"15"},"uris":["http://www.mendeley.com/documents/?uuid=764d5995-f142-4dfc-b162-5a1fd58f4b74"]}],"mendeley":{"formattedCitation":"(Ige, Oladele, and Sibiya 2025; Miao et al. 2025)","plainTextFormattedCitation":"(Ige, Oladele, and Sibiya 2025; Miao et al. 2025)","previouslyFormattedCitation":"[5], [20]"},"properties":{"noteIndex":0},"schema":"https://github.com/citation-style-language/schema/raw/master/csl-citation.json"}</w:instrText>
      </w:r>
      <w:r w:rsidR="00D64578">
        <w:fldChar w:fldCharType="separate"/>
      </w:r>
      <w:r w:rsidR="00AE3503" w:rsidRPr="00AE3503">
        <w:rPr>
          <w:noProof/>
        </w:rPr>
        <w:t>(Ige, Oladele, and Sibiya 2025; Miao et al. 2025)</w:t>
      </w:r>
      <w:r w:rsidR="00D64578">
        <w:fldChar w:fldCharType="end"/>
      </w:r>
      <w:r>
        <w:t xml:space="preserve">. To overcome this limitation, there has been a definitive </w:t>
      </w:r>
      <w:r>
        <w:lastRenderedPageBreak/>
        <w:t>migration towards Vision Transformers (</w:t>
      </w:r>
      <w:proofErr w:type="spellStart"/>
      <w:r>
        <w:t>ViT</w:t>
      </w:r>
      <w:proofErr w:type="spellEnd"/>
      <w:r>
        <w:t xml:space="preserve">) and Hybrid Ensembles in the research landscape in 2025. Studies conducted by </w:t>
      </w:r>
      <w:r w:rsidR="00B303C6">
        <w:fldChar w:fldCharType="begin" w:fldLock="1"/>
      </w:r>
      <w:r w:rsidR="00AE3503">
        <w:instrText>ADDIN CSL_CITATION {"citationItems":[{"id":"ITEM-1","itemData":{"DOI":"10.11591/ijai.v14.i6.pp5131-5139","ISSN":"2252-8938","abstract":"Human activity recognition (HAR) is a novel computer vision area with applications in fashion, entertainment, healthcare, and urban planning. Previously, convolutional neural networks (CNNs) were used in HAR due to their ability to extract spatial features from images. However, CNNs are not effective in processing varying input sizes and long-range dependencies in complex human motions. This work examines another approach using vision transformers (ViT) and swin transformers (SwinT) that process images as patch sequences and perform self-attention. These models particularly excel in learning global relationships and minor motion changes in body motion and are therefore very well-suited to variegated and subtle activity detection. To further enhance recognition performance, we propose a hybrid ensemble method by combining ViT and SwinT models with different scales (small, base, and large). Experimental outcomes show that while single transformer models are competitive, the hybrid ensemble beats them across the board with the highest accuracy and balanced precision, recall, and F1-score. These findings confirm that the intended ensemble model provides a more scalable and robust solution than either single-model or CNN-based approaches, and this encourages accurate human activity recognition.","author":[{"dropping-particle":"","family":"Karim","given":"Rezwana","non-dropping-particle":"","parse-names":false,"suffix":""},{"dropping-particle":"","family":"Begum","given":"Afsana","non-dropping-particle":"","parse-names":false,"suffix":""},{"dropping-particle":"","family":"Jannat","given":"Miskatul","non-dropping-particle":"","parse-names":false,"suffix":""},{"dropping-particle":"","family":"Bitto","given":"Abu Kowshir","non-dropping-particle":"","parse-names":false,"suffix":""}],"container-title":"IAES International Journal of Artificial Intelligence (IJ-AI)","id":"ITEM-1","issue":"6","issued":{"date-parts":[["2025","12","1"]]},"page":"5131-5139","title":"A blended ensemble approach for accurate human activity recognition","type":"article-journal","volume":"14"},"uris":["http://www.mendeley.com/documents/?uuid=1f574237-8eeb-4935-ab5b-69ca418536a9"]},{"id":"ITEM-2","itemData":{"DOI":"10.3390/app15094768","ISSN":"2076-3417","abstract":"Skeleton-based human activity recognition is a key research topic in the fields of deep learning and computer vision. However, existing approaches are less effective at capturing short-term sub-action information at different granularity levels and long-term motion correlations, which affect recognition accuracy. To overcome these challenges, an innovative multi-grained temporal clip transformer (MTC-Former) is proposed. Firstly, based on the transformer backbone, a multi-grained temporal clip attention (MTCA) module with multi-branch architecture is proposed to capture the characteristics of short-term sub-action features. Secondly, an innovative multi-scale spatial–temporal feature interaction module is proposed to jointly learn sub-action dependencies and facilitate skeletal motion interactions, where long-range motion patterns are embedded to enhance correlation modeling. Experiments were conducted on three datasets, including NTU RGB+D, NTU RGB+D 120, and InHARD, and achieved state-of-the-art Top-1 recognition accuracy, demonstrating the superiority of the proposed MTC-Former.","author":[{"dropping-particle":"","family":"Zhu","given":"Peiwang","non-dropping-particle":"","parse-names":false,"suffix":""},{"dropping-particle":"","family":"Liang","given":"Chengwu","non-dropping-particle":"","parse-names":false,"suffix":""},{"dropping-particle":"","family":"Liu","given":"Yalong","non-dropping-particle":"","parse-names":false,"suffix":""},{"dropping-particle":"","family":"Jiang","given":"Songqi","non-dropping-particle":"","parse-names":false,"suffix":""}],"container-title":"Applied Sciences","id":"ITEM-2","issue":"9","issued":{"date-parts":[["2025","4","25"]]},"page":"4768","title":"Multi-Grained Temporal Clip Transformer for Skeleton-Based Human Activity Recognition","type":"article-journal","volume":"15"},"uris":["http://www.mendeley.com/documents/?uuid=6bfb38ac-4108-4b23-ad7d-1299380d8cc1"]},{"id":"ITEM-3","itemData":{"DOI":"10.1038/s41598-025-19496-4","ISSN":"2045-2322","PMID":"41083531","abstract":"The challenge of providing independent living for elderly and disabled individuals is a critical societal concern. Accurate human activity recognition (HAR) is core to allow the development of context-aware applications that involve the identification and understanding of human behaviour, for example, monitoring elderly or disabled people who live alone. HAR performed using ambient sensors, such as cameras or wearable devices, has gained prominence due to its wide-ranging applications in healthcare, surveillance, smart environments, and security. However, choosing an appropriate AI model for precisely interpreting intrinsic human activities remains a key challenge in the field. And, it is beneficial for people with disabilities or the elderly to live independently. Currently, the methods of artificial intelligence (AI) for activity recognition, an optimal application area, and the form of data acquisition devices make the selections more complex. Different researchers applied deep learning (DL) techniques in HAR. At present, DL has achieved remarkable results in developing high-level ideas from composite data in various fields like HAR. In this study, a Hybrid Deep Learning with an Attention Mechanism for Automatic Human Activity Recognition Using Swin Transformer (HDLAM-AHARST) model is proposed. The aim is to design an intelligent HAR system to assist individuals with disabilities by enabling accurate and real-time monitoring for improved quality of life. Initially, the Gabor filter (GF) method is utilized in the image pre-processing step to eliminate noise and enhance image quality. Furthermore, the Swin Transformer (SwinT) method is utilized for the feature extraction process to identify and transform relevant information from data. Moreover, the hybridization of a convolutional neural network and a long short-term memory with an attention mechanism (C-LSTM-A) is employed for the HAR classification process. Finally, the hyperparameter selection for the C-LSTM-A model is performed by using the Lyrebird Optimisation Algorithm (LOA) method. The experimentation of the HDLAM-AHARST technique is performed under the HAR image dataset. The comparison study of the HDLAM-AHARST technique illustrated an accuracy rate of 98.91% over existing methods.","author":[{"dropping-particle":"","family":"Khadidos","given":"Adil O","non-dropping-particle":"","parse-names":false,"suffix":""},{"dropping-particle":"","family":"Alsini","given":"Raed","non-dropping-particle":"","parse-names":false,"suffix":""}],"container-title":"Scientific Reports","id":"ITEM-3","issue":"1","issued":{"date-parts":[["2025","10","13"]]},"page":"1-21","title":"Integrating swin transfer with attention mechanism based hybrid deep learning driven automated human activity recognition for enhanced disability assistance","type":"article-journal","volume":"15"},"uris":["http://www.mendeley.com/documents/?uuid=5e3a7c0c-a7ea-4ced-9d13-9ad33ee0848f"]}],"mendeley":{"formattedCitation":"(Karim et al. 2025; Khadidos and Alsini 2025; Zhu et al. 2025)","plainTextFormattedCitation":"(Karim et al. 2025; Khadidos and Alsini 2025; Zhu et al. 2025)","previouslyFormattedCitation":"[21], [22], [23]"},"properties":{"noteIndex":0},"schema":"https://github.com/citation-style-language/schema/raw/master/csl-citation.json"}</w:instrText>
      </w:r>
      <w:r w:rsidR="00B303C6">
        <w:fldChar w:fldCharType="separate"/>
      </w:r>
      <w:r w:rsidR="00AE3503" w:rsidRPr="00AE3503">
        <w:rPr>
          <w:noProof/>
        </w:rPr>
        <w:t>(Karim et al. 2025; Khadidos and Alsini 2025; Zhu et al. 2025)</w:t>
      </w:r>
      <w:r w:rsidR="00B303C6">
        <w:fldChar w:fldCharType="end"/>
      </w:r>
      <w:r>
        <w:t xml:space="preserve"> show that attention-based mechanisms provide a better scalability of modeling complex motion sequences than convolutional baselines do, which is equivalent to obtaining the context of human motion globally in the video.</w:t>
      </w:r>
    </w:p>
    <w:p w14:paraId="5AEE3CC3" w14:textId="77777777" w:rsidR="00DD11FA" w:rsidRDefault="00DD11FA" w:rsidP="0014623B">
      <w:pPr>
        <w:pStyle w:val="Heading2"/>
      </w:pPr>
      <w:bookmarkStart w:id="21" w:name="_Toc219762459"/>
      <w:bookmarkStart w:id="22" w:name="_Toc219762588"/>
      <w:r>
        <w:t>The Segmentation Imperative</w:t>
      </w:r>
      <w:bookmarkEnd w:id="21"/>
      <w:bookmarkEnd w:id="22"/>
      <w:r>
        <w:t xml:space="preserve"> </w:t>
      </w:r>
    </w:p>
    <w:p w14:paraId="38525D2B" w14:textId="5238D127" w:rsidR="00DD11FA" w:rsidRDefault="00DD11FA" w:rsidP="006F2F29">
      <w:r>
        <w:t xml:space="preserve">One essential element of the HAR pipeline, which gets overlooked in a significant way, is signal segmentation. Accurate recognition of activities is based on precise delimitation of activity boundaries. The vast majority of the existing systems use the Fixed-size Sliding Window (FSW) technique because of its implementation simplicity </w:t>
      </w:r>
      <w:r w:rsidR="00B303C6">
        <w:fldChar w:fldCharType="begin" w:fldLock="1"/>
      </w:r>
      <w:r w:rsidR="00AE3503">
        <w:instrText>ADDIN CSL_CITATION {"citationItems":[{"id":"ITEM-1","itemData":{"DOI":"10.1007/s11042-024-18933-2","ISBN":"0123456789","ISSN":"1573-7721","abstract":"Signal segmentation is a critical stage in activity recognition. Most existing studies adopted the fixed-size sliding window method for this stage. However, the fixed-size sliding window may not produce the most effective segmentation method since human activities have variable length durations, particularly transitional activities. In this paper, we propose a novel deep similarity segmentation model that overcomes not only the limitations of the fixed sliding window method but also the weaknesses of threshold-based segmentation methods. Specifically, a novel deep learning model is designed to distinguish between transitional and basic activity by treating the segmentation task as a binary classification task. The proposed model accepts multiple sequence windows and extracts the local features automatically for each window using convolutional neural networks. The temporal features of windows are extracted by measuring the similarity and differentiation between the local features of adjacent windows. The local features are combined with the temporal features and passed to deep fully connected layers to distinguish the transitional activity from the basic activity windows. The evaluation relies on two public datasets, SBHARPT and FORTH-TRACE. According to the experimental findings, the proposed approach can distinguish between basic and transitional activities with an accuracy of 98.51% and 98.41%, respectively. Additionally, our method outperformed the fixed sliding window for activity recognition by 2.93% and 2.24% for both datasets, respectively, achieving an accuracy of 93.35% and 84.96%. These results are significant and outperform the precision of cutting-edge models.","author":[{"dropping-particle":"","family":"Baraka","given":"AbdulRahman","non-dropping-particle":"","parse-names":false,"suffix":""},{"dropping-particle":"","family":"Mohd Noor","given":"Mohd Halim","non-dropping-particle":"","parse-names":false,"suffix":""}],"container-title":"Multimedia Tools and Applications","id":"ITEM-1","issue":"11","issued":{"date-parts":[["2024","5","4"]]},"page":"8869-8892","publisher":"Springer US","title":"Deep similarity segmentation model for sensor-based activity recognition","type":"article-journal","volume":"84"},"uris":["http://www.mendeley.com/documents/?uuid=55897853-0424-4621-9011-335c18ee0281"]},{"id":"ITEM-2","itemData":{"DOI":"10.1109/JSEN.2023.3295778","ISSN":"1530-437X","abstract":"The fixed sliding window is the commonly used technique for signal segmentation in human activity recognition (HAR). However, the fixed sliding window may not produce optimal segmentation because human activities have varying durations, especially for transitional activities (TAs). This is because a large window size may contain activity signals belonging to different activities, and a small window size may split the activity signal into multiple windows. Furthermore, the fixed sliding window does not consider the relationship between adjacent windows, which may affect the performance of the HAR model. In this study, we propose a similarity segmentation approach (SSA) that exploits the temporal structure of the activity signal within the window segmentation process. Specifically, the proposed approach segments each window into subwindows and extracts the inner features by measuring the similarity between them. The inner features are used to measure the dissimilarity between the adjacent windows. The proposed approach is able to distinguish between transitional and nontransitional windows, which achieves more effective segmentation and classification processes. Two public datasets are used for the evaluation. The experimental results show that the proposed approach can distinguish TAs from basic activities (BAs) at 97.65% accuracy, which enhanced the accuracy of TAs recognition compared to the fixed sliding window by 33.41%. Also, our approach achieved accuracy for activity recognition of 92.71% and 86.65% for both datasets, respectively, which exceeds the fixed sliding window by 2.29% and 3.93% for both datasets, respectively. These results are significant and exceed the accuracy of the state-of-the-art models.","author":[{"dropping-particle":"","family":"Baraka","given":"AbdulRahman M. A.","non-dropping-particle":"","parse-names":false,"suffix":""},{"dropping-particle":"","family":"Mohd Noor","given":"Mohd Halim","non-dropping-particle":"","parse-names":false,"suffix":""}],"container-title":"IEEE Sensors Journal","id":"ITEM-2","issue":"17","issued":{"date-parts":[["2023","9","1"]]},"page":"19704-19716","publisher":"IEEE","title":"Similarity Segmentation Approach for Sensor-Based Activity Recognition","type":"article-journal","volume":"23"},"uris":["http://www.mendeley.com/documents/?uuid=b4bef2f6-f2d2-4aaf-a4bc-1a7bf2a53d05"]}],"mendeley":{"formattedCitation":"(A. M. A. Baraka and Mohd Noor 2023; A. Baraka and Mohd Noor 2024)","plainTextFormattedCitation":"(A. M. A. Baraka and Mohd Noor 2023; A. Baraka and Mohd Noor 2024)","previouslyFormattedCitation":"[1], [3]"},"properties":{"noteIndex":0},"schema":"https://github.com/citation-style-language/schema/raw/master/csl-citation.json"}</w:instrText>
      </w:r>
      <w:r w:rsidR="00B303C6">
        <w:fldChar w:fldCharType="separate"/>
      </w:r>
      <w:r w:rsidR="00AE3503" w:rsidRPr="00AE3503">
        <w:rPr>
          <w:noProof/>
        </w:rPr>
        <w:t>(A. M. A. Baraka and Mohd Noor 2023; A. Baraka and Mohd Noor 2024)</w:t>
      </w:r>
      <w:r w:rsidR="00B303C6">
        <w:fldChar w:fldCharType="end"/>
      </w:r>
      <w:r>
        <w:t xml:space="preserve">. However, human activities are by nature dynamic and have variable durations; fixed window typically doesn't capture full cycles of activities or captures multiple different activities in a frame and thus causes semantic ambiguity. In recent developments performed by </w:t>
      </w:r>
      <w:r w:rsidR="00B303C6">
        <w:fldChar w:fldCharType="begin" w:fldLock="1"/>
      </w:r>
      <w:r w:rsidR="00AE3503">
        <w:instrText>ADDIN CSL_CITATION {"citationItems":[{"id":"ITEM-1","itemData":{"DOI":"10.1007/s11042-024-18933-2","ISBN":"0123456789","ISSN":"1573-7721","abstract":"Signal segmentation is a critical stage in activity recognition. Most existing studies adopted the fixed-size sliding window method for this stage. However, the fixed-size sliding window may not produce the most effective segmentation method since human activities have variable length durations, particularly transitional activities. In this paper, we propose a novel deep similarity segmentation model that overcomes not only the limitations of the fixed sliding window method but also the weaknesses of threshold-based segmentation methods. Specifically, a novel deep learning model is designed to distinguish between transitional and basic activity by treating the segmentation task as a binary classification task. The proposed model accepts multiple sequence windows and extracts the local features automatically for each window using convolutional neural networks. The temporal features of windows are extracted by measuring the similarity and differentiation between the local features of adjacent windows. The local features are combined with the temporal features and passed to deep fully connected layers to distinguish the transitional activity from the basic activity windows. The evaluation relies on two public datasets, SBHARPT and FORTH-TRACE. According to the experimental findings, the proposed approach can distinguish between basic and transitional activities with an accuracy of 98.51% and 98.41%, respectively. Additionally, our method outperformed the fixed sliding window for activity recognition by 2.93% and 2.24% for both datasets, respectively, achieving an accuracy of 93.35% and 84.96%. These results are significant and outperform the precision of cutting-edge models.","author":[{"dropping-particle":"","family":"Baraka","given":"AbdulRahman","non-dropping-particle":"","parse-names":false,"suffix":""},{"dropping-particle":"","family":"Mohd Noor","given":"Mohd Halim","non-dropping-particle":"","parse-names":false,"suffix":""}],"container-title":"Multimedia Tools and Applications","id":"ITEM-1","issue":"11","issued":{"date-parts":[["2024","5","4"]]},"page":"8869-8892","publisher":"Springer US","title":"Deep similarity segmentation model for sensor-based activity recognition","type":"article-journal","volume":"84"},"uris":["http://www.mendeley.com/documents/?uuid=55897853-0424-4621-9011-335c18ee0281"]}],"mendeley":{"formattedCitation":"(A. Baraka and Mohd Noor 2024)","plainTextFormattedCitation":"(A. Baraka and Mohd Noor 2024)","previouslyFormattedCitation":"[1]"},"properties":{"noteIndex":0},"schema":"https://github.com/citation-style-language/schema/raw/master/csl-citation.json"}</w:instrText>
      </w:r>
      <w:r w:rsidR="00B303C6">
        <w:fldChar w:fldCharType="separate"/>
      </w:r>
      <w:r w:rsidR="00AE3503" w:rsidRPr="00AE3503">
        <w:rPr>
          <w:noProof/>
        </w:rPr>
        <w:t>(A. Baraka and Mohd Noor 2024)</w:t>
      </w:r>
      <w:r w:rsidR="00B303C6">
        <w:fldChar w:fldCharType="end"/>
      </w:r>
      <w:r>
        <w:t xml:space="preserve"> under Deep Similarity Segmentation, the importance of the transition to dynamic segmentation mechanisms that are content aware is emphasized, and that take "Transitional Activities</w:t>
      </w:r>
      <w:r w:rsidR="00B303C6">
        <w:t xml:space="preserve"> </w:t>
      </w:r>
      <w:r>
        <w:t>" (e.g. sit-to-stand) into consideration, which are often potential sources of classification error in continuous monitoring streams.</w:t>
      </w:r>
    </w:p>
    <w:p w14:paraId="0EB58C7B" w14:textId="77777777" w:rsidR="00DD11FA" w:rsidRDefault="00DD11FA" w:rsidP="0014623B">
      <w:pPr>
        <w:pStyle w:val="Heading2"/>
      </w:pPr>
      <w:bookmarkStart w:id="23" w:name="_Toc219762460"/>
      <w:bookmarkStart w:id="24" w:name="_Toc219762589"/>
      <w:commentRangeStart w:id="25"/>
      <w:r w:rsidRPr="00DD11FA">
        <w:t xml:space="preserve">The Challenge of Edge Deployment and </w:t>
      </w:r>
      <w:proofErr w:type="spellStart"/>
      <w:r w:rsidRPr="00DD11FA">
        <w:t>NanoML</w:t>
      </w:r>
      <w:bookmarkEnd w:id="23"/>
      <w:bookmarkEnd w:id="24"/>
      <w:proofErr w:type="spellEnd"/>
      <w:r w:rsidRPr="00DD11FA">
        <w:t xml:space="preserve"> </w:t>
      </w:r>
      <w:commentRangeEnd w:id="25"/>
      <w:r w:rsidR="00047C0A">
        <w:rPr>
          <w:rStyle w:val="CommentReference"/>
          <w:b w:val="0"/>
          <w:bCs w:val="0"/>
        </w:rPr>
        <w:commentReference w:id="25"/>
      </w:r>
    </w:p>
    <w:p w14:paraId="36DEF854" w14:textId="691649D3" w:rsidR="00DD11FA" w:rsidRDefault="00DD11FA" w:rsidP="006F2F29">
      <w:r w:rsidRPr="00DD11FA">
        <w:t>Parallel to the algorithmic complexity of Transformers is the physical constraint of deployment hardware. Modern HAR applications demand "always-on" sensing, which imposes severe restrictions on battery life and computational power</w:t>
      </w:r>
      <w:r w:rsidR="00D64578">
        <w:t xml:space="preserve"> </w:t>
      </w:r>
      <w:r w:rsidR="00D64578">
        <w:fldChar w:fldCharType="begin" w:fldLock="1"/>
      </w:r>
      <w:r w:rsidR="00AE3503">
        <w:instrText>ADDIN CSL_CITATION {"citationItems":[{"id":"ITEM-1","itemData":{"DOI":"10.3390/s25123780","ISSN":"1424-8220","PMID":"40573667","abstract":"Human activity recognition using wearable accelerometer data can be a useful digital biomarker for severity assessment and the diagnosis of diseases, where the relationship between onset and patient activity is crucial. For long-term monitoring in clinical settings, the volume of data collected over time should be minimized to reduce power consumption, computational load, and communication volume. This study aimed to determine the lowest sampling frequency that maintains recognition accuracy for each activity. Thirty healthy participants wore nine-axis accelerometer sensors at five body locations and performed nine activities. Machine-learning-based activity recognition was conducted using data sampled at 100, 50, 25, 20, 10, and 1 Hz. Data from the non-dominant wrist and chest, which have previously shown high recognition accuracy, were used. Reducing the sampling frequency to 10 Hz did not significantly affect the recognition accuracy for either location. However, lowering the frequency to 1 Hz decreases the accuracy of many activities, particularly brushing teeth. Using data with a 10 Hz sampling frequency can maintain recognition accuracy while decreasing data volume, enabling long-term patient monitoring and device miniaturization for clinical applications.","author":[{"dropping-particle":"","family":"Yamane","given":"Takahiro","non-dropping-particle":"","parse-names":false,"suffix":""},{"dropping-particle":"","family":"Kimura","given":"Moeka","non-dropping-particle":"","parse-names":false,"suffix":""},{"dropping-particle":"","family":"Morita","given":"Mizuki","non-dropping-particle":"","parse-names":false,"suffix":""}],"container-title":"Sensors","id":"ITEM-1","issue":"12","issued":{"date-parts":[["2025","6","17"]]},"page":"3780","title":"Effects of Sampling Frequency on Human Activity Recognition with Machine Learning Aiming at Clinical Applications","type":"article-journal","volume":"25"},"uris":["http://www.mendeley.com/documents/?uuid=78691073-e972-43b1-bcae-b9ed46c56575"]}],"mendeley":{"formattedCitation":"(Yamane, Kimura, and Morita 2025)","plainTextFormattedCitation":"(Yamane, Kimura, and Morita 2025)","previouslyFormattedCitation":"[24]"},"properties":{"noteIndex":0},"schema":"https://github.com/citation-style-language/schema/raw/master/csl-citation.json"}</w:instrText>
      </w:r>
      <w:r w:rsidR="00D64578">
        <w:fldChar w:fldCharType="separate"/>
      </w:r>
      <w:r w:rsidR="00AE3503" w:rsidRPr="00AE3503">
        <w:rPr>
          <w:noProof/>
        </w:rPr>
        <w:t>(Yamane, Kimura, and Morita 2025)</w:t>
      </w:r>
      <w:r w:rsidR="00D64578">
        <w:fldChar w:fldCharType="end"/>
      </w:r>
      <w:r w:rsidRPr="00DD11FA">
        <w:t xml:space="preserve">. </w:t>
      </w:r>
      <w:r>
        <w:t xml:space="preserve">Deploying huge </w:t>
      </w:r>
      <w:r>
        <w:lastRenderedPageBreak/>
        <w:t>deep learning models on resource-constrained edge devices (e.g. smartwatches</w:t>
      </w:r>
      <w:r w:rsidR="00B303C6">
        <w:t xml:space="preserve"> </w:t>
      </w:r>
      <w:r w:rsidR="00B303C6">
        <w:fldChar w:fldCharType="begin" w:fldLock="1"/>
      </w:r>
      <w:r w:rsidR="00AE3503">
        <w:instrText>ADDIN CSL_CITATION {"citationItems":[{"id":"ITEM-1","itemData":{"DOI":"10.1109/JSEN.2025.3571572","ISSN":"15581748","abstract":"Sensor-based human activity recognition (SHAR) is a research field that leverages wearable sensors for the continuous monitoring of human behavior, for example, in sports, household, and healthcare environments. This article introduces a novel SHAR approach that extends data-driven methods with sophisticated signal analysis. We propose a pretrained multiresolution wavelet-attention (MRWA) neural network block that learns multilevel Wavelet coefficients from SHAR signals and refines them using a cross-attention mechanism. The evaluation on eight widely used benchmark datasets demonstrates that the combination of MRWA with existing SHAR classifiers significantly improves the detection of key signal features, boosting macro F1-scores by up to 0.286 points for DeepConvLSTM, 0.079 points for GRU, and 0.033 points for TinyHAR, all while increasing their inference times by less than 70 ms. This keeps the MRWA-enriched classifiers efficient for deployment on current smartwatches. In addition, MRWA improves the robustness and reliability of SHAR classifiers by keeping the standard deviations of the F1-scores low across multiple scenarios, thus providing a more accurate and efficient solution for seamless activity recognition.","author":[{"dropping-particle":"","family":"Wieland","given":"Christoph","non-dropping-particle":"","parse-names":false,"suffix":""},{"dropping-particle":"","family":"Pankratius","given":"Victor","non-dropping-particle":"","parse-names":false,"suffix":""}],"container-title":"IEEE Sensors Journal","id":"ITEM-1","issue":"14","issued":{"date-parts":[["2025","7","15"]]},"page":"26920-26930","publisher":"IEEE","title":"Enhancing Sensor-Based Human Activity Recognition With Multiresolution Wavelet-Attention","type":"article-journal","volume":"25"},"uris":["http://www.mendeley.com/documents/?uuid=5a4aaa35-daba-4e5d-a19f-19d7daa1810b"]},{"id":"ITEM-2","itemData":{"DOI":"10.1145/3716553.3750775","ISBN":"9798400714993","abstract":"Despite advances in practical and multimodal fine-grained Human Activity Recognition (HAR), a system that runs entirely on smartwatches in unconstrained environments remains elusive. We present WatchHAR, an audio and inertial-based HAR system that operates fully on smartwatches, addressing privacy and latency issues associated with external data processing. By optimizing each component of the pipeline, WatchHAR achieves compounding performance gains. We introduce a novel architecture that unifies sensor data preprocessing and inference into an end-to-end trainable module, achieving 5x faster processing while maintaining over 90% accuracy across more than 25 activity classes. WatchHAR outperforms state-of-the-art models for event detection and activity classification while running directly on the smartwatch, achieving 9.3 ms processing time for activity event detection and 11.8 ms for multimodal activity classification. This research advances on-device activity recognition, realizing smartwatches' potential as standalone, privacy-aware, and minimally-invasive continuous activity tracking devices.","author":[{"dropping-particle":"","family":"Yeon","given":"Taeyoung","non-dropping-particle":"","parse-names":false,"suffix":""},{"dropping-particle":"","family":"Xu","given":"Vasco","non-dropping-particle":"","parse-names":false,"suffix":""},{"dropping-particle":"","family":"Hoffmann","given":"Henry","non-dropping-particle":"","parse-names":false,"suffix":""},{"dropping-particle":"","family":"Ahuja","given":"Karan","non-dropping-particle":"","parse-names":false,"suffix":""}],"container-title":"ICMI 2025 - Proceedings of the 27th International Conference on Multimodal Interaction","id":"ITEM-2","issue":"1","issued":{"date-parts":[["2025","9","5"]]},"page":"387-394","publisher":"arXiv","title":"WatchHAR: Real-time On-device Human Activity Recognition System for Smartwatches","type":"article-journal","volume":"1"},"uris":["http://www.mendeley.com/documents/?uuid=a63c69d3-d709-4586-9623-e19701aa6158"]},{"id":"ITEM-3","itemData":{"DOI":"10.3390/app15147731","ISSN":"2076-3417","abstract":"Every day humans interact with smartphones that have embedded sensors that enable the tracking of changing physical activities of the device owner. However, several problems arise with the recognition of multiple activities (such as walking, sitting, running, and other) on smartphones. Firstly, most of the devices do not recognize some activities well, such as walking upstairs or downstairs. Secondly, recognition algorithms are embedded into smartphone software and are static, unless updated. In this case, a recognition algorithm must be re-trained with training data of a specific size. Thus, an adaptive (also known as, online or incremental) learning algorithm would be useful in this situation. In this work, an adaptive learning and classification algorithm based on hidden Markov models (HMMs) is applied to human activity recognition, and an architecture model for smartphones is proposed. To create a self-learning method, a technique that involves building an incremental algorithm in a maximal likelihood framework has been developed. The adaptive algorithms created enable fast self-learning of the model parameters without requiring the device to store data obtained from sensors. It also does not require sending gathered data to a server over the network for additional processing, making them autonomous and independent from outside systems. Experiments involving the modeling of various activities as separate HMMs with different numbers of states, as well as modeling several activities connected to one HMM, were performed. A public dataset called the Activity Recognition Dataset was considered for this study. To generalize the results, different performance metrics were used in the validation of the proposed algorithm.","author":[{"dropping-particle":"","family":"Sakalauskas","given":"Leonidas","non-dropping-particle":"","parse-names":false,"suffix":""},{"dropping-particle":"","family":"Vaiciulyte","given":"Ingrida","non-dropping-particle":"","parse-names":false,"suffix":""}],"container-title":"Applied Sciences","id":"ITEM-3","issue":"14","issued":{"date-parts":[["2025","7","10"]]},"page":"1-14","title":"Adaptive Learning Approach for Human Activity Recognition Using Data from Smartphone Sensors","type":"article-journal","volume":"15"},"uris":["http://www.mendeley.com/documents/?uuid=6f33935b-ee74-4cc0-a2ca-67f67b66c272"]}],"mendeley":{"formattedCitation":"(Sakalauskas and Vaiciulyte 2025; Wieland and Pankratius 2025; Yeon et al. 2025)","plainTextFormattedCitation":"(Sakalauskas and Vaiciulyte 2025; Wieland and Pankratius 2025; Yeon et al. 2025)","previouslyFormattedCitation":"[25], [26], [27]"},"properties":{"noteIndex":0},"schema":"https://github.com/citation-style-language/schema/raw/master/csl-citation.json"}</w:instrText>
      </w:r>
      <w:r w:rsidR="00B303C6">
        <w:fldChar w:fldCharType="separate"/>
      </w:r>
      <w:r w:rsidR="00AE3503" w:rsidRPr="00AE3503">
        <w:rPr>
          <w:noProof/>
        </w:rPr>
        <w:t>(Sakalauskas and Vaiciulyte 2025; Wieland and Pankratius 2025; Yeon et al. 2025)</w:t>
      </w:r>
      <w:r w:rsidR="00B303C6">
        <w:fldChar w:fldCharType="end"/>
      </w:r>
      <w:r>
        <w:t xml:space="preserve"> or IoT microcontrollers) results in a bottleneck. This has led to the "</w:t>
      </w:r>
      <w:proofErr w:type="spellStart"/>
      <w:r>
        <w:t>NanoML</w:t>
      </w:r>
      <w:proofErr w:type="spellEnd"/>
      <w:r>
        <w:t xml:space="preserve">" revolution. </w:t>
      </w:r>
      <w:r w:rsidR="00B303C6">
        <w:fldChar w:fldCharType="begin" w:fldLock="1"/>
      </w:r>
      <w:r w:rsidR="00AE3503">
        <w:instrText>ADDIN CSL_CITATION {"citationItems":[{"id":"ITEM-1","itemData":{"abstract":"Human Activity Recognition (HAR) is critical for applications in healthcare, fitness, and IoT, but deploying accurate models on resource-constrained devices remains challenging due to high energy and memory demands. This paper demonstrates the application of Differentiable Weightless Neural Networks (DWNs) to HAR, achieving competitive accuracies of 96.34% and 96.67% while consuming only 56nJ and 104nJ per sample, with an inference time of just 5ns per sample. The DWNs were implemented and evaluated on an FPGA, showcasing their practical feasibility for energy-efficient hardware deployment. DWNs achieve up to 926,000x energy savings and 260x memory reduction compared to state-of-the-art deep learning methods. These results position DWNs as a nano-machine learning nanoML model for HAR, setting a new benchmark in energy efficiency and compactness for edge and wearable devices, paving the way for ultra-efficient edge AI.","author":[{"dropping-particle":"","family":"Bacellar","given":"Alan T L","non-dropping-particle":"","parse-names":false,"suffix":""},{"dropping-particle":"","family":"Jadhao","given":"Mugdha P","non-dropping-particle":"","parse-names":false,"suffix":""},{"dropping-particle":"","family":"Nag","given":"Shashank","non-dropping-particle":"","parse-names":false,"suffix":""},{"dropping-particle":"V","family":"Lima","given":"Priscila M","non-dropping-particle":"","parse-names":false,"suffix":""},{"dropping-particle":"","family":"Franca","given":"Felipe M. G.","non-dropping-particle":"","parse-names":false,"suffix":""},{"dropping-particle":"","family":"John","given":"Lizy K","non-dropping-particle":"","parse-names":false,"suffix":""}],"container-title":"Proceedings of tinyML Research Symposium (tinyML Research Symposium'25)","id":"ITEM-1","issue":"1","issued":{"date-parts":[["2025","2","13"]]},"page":"1-7","publisher":"Association for Computing Machinery","title":"nanoML for Human Activity Recognition","type":"article-journal","volume":"1"},"uris":["http://www.mendeley.com/documents/?uuid=c095c4eb-b719-463c-9efb-360cc740d10b"]},{"id":"ITEM-2","itemData":{"DOI":"10.1038/s41598-025-25297-2","ISBN":"4159802526297","ISSN":"2045-2322","abstract":"Human activity recognition (HAR) is essential for applications such as healthcare monitoring, fitness tracking, and smart environments, yet deploying accurate and interpretable models on resource- constrained devices remains challenging. In this paper, we propose XTinyHAR, a lightweight, transformer-based unimodal framework trained via cross-modal knowledge distillation from a multimodal teacher. Our model incorporates temporal positional embeddings and attention rollout to enhance sequential feature extraction and interpretability. Evaluated on UTD-MHAD and MM-Fit, XTinyHAR achieves test accuracies of 98.71% and 98.55% with F1-scores that match these results and Cohen’s Kappa above 0.98. The model remains lightweight (2.45 MB) with fast inference (3.1 ms on CPU, 1.2 ms on GPU) and low computational cost (11.3M FLOPs). Extensive ablation studies confirm the contribution of each component, and subject-wise evaluations demonstrate strong generalization across users. These results highlight XTinyHAR’s potential as a high-performance, interpretable, and deployable solution for real-time HAR on edge devices. Our codes are available at: h t t p s : / / g i t h u b . c o m / I s m - a i l 1 1 / X T i n y H A R HAR1","author":[{"dropping-particle":"","family":"Lamaakal","given":"Ismail","non-dropping-particle":"","parse-names":false,"suffix":""},{"dropping-particle":"","family":"Yahyati","given":"Chaymae","non-dropping-particle":"","parse-names":false,"suffix":""},{"dropping-particle":"","family":"Maleh","given":"Yassine","non-dropping-particle":"","parse-names":false,"suffix":""},{"dropping-particle":"","family":"Makkaoui","given":"Khalid","non-dropping-particle":"El","parse-names":false,"suffix":""},{"dropping-particle":"","family":"Ouahbi","given":"Ibrahim","non-dropping-particle":"","parse-names":false,"suffix":""},{"dropping-particle":"","family":"El-Latif","given":"Ahmed A. Abd","non-dropping-particle":"","parse-names":false,"suffix":""},{"dropping-particle":"","family":"Zomorodi","given":"Mariam","non-dropping-particle":"","parse-names":false,"suffix":""},{"dropping-particle":"","family":"El-Rahiem","given":"Basma Abd","non-dropping-particle":"","parse-names":false,"suffix":""}],"container-title":"Scientific Reports","id":"ITEM-2","issue":"1","issued":{"date-parts":[["2025"]]},"page":"1-33","title":"A tiny inertial transformer for human activity recognition via multimodal knowledge distillation and explainable AI","type":"article-journal","volume":"15"},"uris":["http://www.mendeley.com/documents/?uuid=7fb6a3e6-4ac8-4b72-927c-d9e2d708aa63"]}],"mendeley":{"formattedCitation":"(Bacellar et al. 2025; Lamaakal et al. 2025)","plainTextFormattedCitation":"(Bacellar et al. 2025; Lamaakal et al. 2025)","previouslyFormattedCitation":"[28], [29]"},"properties":{"noteIndex":0},"schema":"https://github.com/citation-style-language/schema/raw/master/csl-citation.json"}</w:instrText>
      </w:r>
      <w:r w:rsidR="00B303C6">
        <w:fldChar w:fldCharType="separate"/>
      </w:r>
      <w:r w:rsidR="00AE3503" w:rsidRPr="00AE3503">
        <w:rPr>
          <w:noProof/>
        </w:rPr>
        <w:t>(Bacellar et al. 2025; Lamaakal et al. 2025)</w:t>
      </w:r>
      <w:r w:rsidR="00B303C6">
        <w:fldChar w:fldCharType="end"/>
      </w:r>
      <w:r>
        <w:t xml:space="preserve"> introduced techniques such as </w:t>
      </w:r>
      <w:r w:rsidR="00B303C6">
        <w:t>"</w:t>
      </w:r>
      <w:r>
        <w:t>Differentiable Weightless Neural Networks and Knowledge Distillation</w:t>
      </w:r>
      <w:r w:rsidR="00B303C6">
        <w:t>"</w:t>
      </w:r>
      <w:r>
        <w:t xml:space="preserve"> to separate the recognition accuracy from the cost. Achieving high-precision HAR on edge is now a matter of taking a holistic approach that will optimize the model architecture for nano-level latency and nano-level energy.</w:t>
      </w:r>
    </w:p>
    <w:p w14:paraId="327C1E81" w14:textId="2E073BB4" w:rsidR="00DD11FA" w:rsidRDefault="00DD11FA" w:rsidP="0014623B">
      <w:pPr>
        <w:pStyle w:val="Heading2"/>
      </w:pPr>
      <w:bookmarkStart w:id="26" w:name="_Toc219762461"/>
      <w:bookmarkStart w:id="27" w:name="_Toc219762590"/>
      <w:r>
        <w:t>Research Significance</w:t>
      </w:r>
      <w:bookmarkEnd w:id="26"/>
      <w:bookmarkEnd w:id="27"/>
      <w:r>
        <w:t xml:space="preserve"> </w:t>
      </w:r>
    </w:p>
    <w:p w14:paraId="70D0E2E1" w14:textId="1FCAE6F3" w:rsidR="00DD11FA" w:rsidRDefault="00DD11FA" w:rsidP="006F2F29">
      <w:r>
        <w:t xml:space="preserve">The importance of this research is that it could help bridge the growing divide between the theoretical advancements in algorithms and the feasibility of making these algorithms work in practice. While existing SOTA models are very accurate on cloud-based servers, they are not always practical for real-time and privacy-critical edge applications. By creating an improved deep learning model that combines Dynamic Segmentation and </w:t>
      </w:r>
      <w:proofErr w:type="spellStart"/>
      <w:r>
        <w:t>NanoML</w:t>
      </w:r>
      <w:proofErr w:type="spellEnd"/>
      <w:r>
        <w:t xml:space="preserve"> efficiency, this research contributes a powerful structure for:</w:t>
      </w:r>
    </w:p>
    <w:p w14:paraId="66390C7D" w14:textId="5E59E3F6" w:rsidR="00FF28F9" w:rsidRDefault="00DD11FA" w:rsidP="006F2F29">
      <w:pPr>
        <w:pStyle w:val="ListParagraph"/>
        <w:numPr>
          <w:ilvl w:val="0"/>
          <w:numId w:val="22"/>
        </w:numPr>
      </w:pPr>
      <w:r>
        <w:t>Improved Safety: Improvement in detecting transitional activities (which are often associated with fall risks</w:t>
      </w:r>
      <w:r w:rsidR="00D64578">
        <w:t xml:space="preserve"> </w:t>
      </w:r>
      <w:r w:rsidR="00D64578">
        <w:fldChar w:fldCharType="begin" w:fldLock="1"/>
      </w:r>
      <w:r w:rsidR="00AE3503">
        <w:instrText>ADDIN CSL_CITATION {"citationItems":[{"id":"ITEM-1","itemData":{"abstract":"Falls are a major concern among the elderly, as they can cause serious injuries and even death. Therefore, the development of an effective and reliable fall detection system for the elderly is a critical area of research that can significantly improve their safety and quality of life. This paper presents a user-centric Human Activity Recognition (uHAR) model that integrates machine learning algorithms and advanced sensor technology to analyze and classify the various activities and movements. The proposed model, called uActivity, aims to significantly improve the safety and well-being of elderly people, using a uHAR model that integrates multiple sensor data streams and machine learning algorithms. In the performance analysis of daily activity and fall classification, the uActivity algorithm demonstrates satisfactory results in accurately classifying activities and detecting falls among elderly individuals, achieving an accuracy of more than 99% in detecting falls. The proposed uHAR architecture with the uActivity algorithm can significantly improve the accuracy and reliability of fall detection and daily activity classification systems for elderly people.","author":[{"dropping-particle":"","family":"Shahiduzzaman","given":"Kazi","non-dropping-particle":"","parse-names":false,"suffix":""}],"container-title":"Engineering, Technology &amp; Applied Science Research","id":"ITEM-1","issue":"6","issued":{"date-parts":[["2025"]]},"page":"30169-30174","title":"uActivity : A User-Specific Human Activity Recognition and Fall Detection for Elderly Care","type":"article-journal","volume":"15"},"uris":["http://www.mendeley.com/documents/?uuid=639d3c24-430a-4bac-84ae-d18b44e64df7"]},{"id":"ITEM-2","itemData":{"DOI":"10.11648/j.jeee.20251304.11","ISSN":"2329-1605","abstract":"The growing interest in employing radar for human activity recognition is driven by the exponential rise in the incidence and risk of falls associated with aging, compounded by diminished leg strength, prolonged medication side effects, visual impairments, and other variables that contribute to decreasing strength. In comparison to contact devices and other non-contact devices, radar exhibits considerable advantages in terms of non-contact capability, accuracy, resilience, detection range, and privacy security. Radar-based Human Activity Recognition (HAR) works by using a Doppler frequency shift to figure out what people are doing. This shift creates unique Doppler signatures. The Doppler frequency shift is when electromagnetic waves change their frequency and wavelength depending on how fast the observer is moving compared to the source. This paper presents Radar based human activity recognition based on a convolutional neural network. Specifically, this paper utilized public datasets available by University of Glasgow, United Kingdom. The radar utilizes Novelda&amp;apos;s X4 system-on-chip (SoC), with an integrated receiver and transmitter antenna, providing very precise distance and motion measurements. The target was located 0.45 meters from the radar at the time of data collection. The investigation makes use of PyTorch to implement classification through CNN architectures. The CNN model demonstrates effective ability to detect human activities within radar-based RF images. Although the model proves resilient it requires a larger collection of labelled data to reach higher performance standards.","author":[{"dropping-particle":"","family":"Aina","given":"Taiwo","non-dropping-particle":"","parse-names":false,"suffix":""}],"container-title":"Journal of Electrical and Electronic Engineering","id":"ITEM-2","issue":"4","issued":{"date-parts":[["2025","7","4"]]},"page":"143-153","title":"Feasibility Study on Radar-based Human Activity Recognition","type":"article-journal","volume":"13"},"uris":["http://www.mendeley.com/documents/?uuid=7fab9e5a-0623-4cc5-bd71-395d0aaee04e"]}],"mendeley":{"formattedCitation":"(Aina 2025; Shahiduzzaman 2025)","plainTextFormattedCitation":"(Aina 2025; Shahiduzzaman 2025)","previouslyFormattedCitation":"[7], [30]"},"properties":{"noteIndex":0},"schema":"https://github.com/citation-style-language/schema/raw/master/csl-citation.json"}</w:instrText>
      </w:r>
      <w:r w:rsidR="00D64578">
        <w:fldChar w:fldCharType="separate"/>
      </w:r>
      <w:r w:rsidR="00AE3503" w:rsidRPr="00AE3503">
        <w:rPr>
          <w:noProof/>
        </w:rPr>
        <w:t>(Aina 2025; Shahiduzzaman 2025)</w:t>
      </w:r>
      <w:r w:rsidR="00D64578">
        <w:fldChar w:fldCharType="end"/>
      </w:r>
      <w:r>
        <w:t xml:space="preserve">) which are </w:t>
      </w:r>
      <w:commentRangeStart w:id="28"/>
      <w:r>
        <w:t xml:space="preserve">undetected </w:t>
      </w:r>
      <w:commentRangeEnd w:id="28"/>
      <w:r w:rsidR="00047C0A">
        <w:rPr>
          <w:rStyle w:val="CommentReference"/>
        </w:rPr>
        <w:commentReference w:id="28"/>
      </w:r>
      <w:r>
        <w:t>by traditional fixed-window systems.</w:t>
      </w:r>
    </w:p>
    <w:p w14:paraId="5FEB8D7B" w14:textId="01091F33" w:rsidR="00FF28F9" w:rsidRDefault="00DD11FA" w:rsidP="006F2F29">
      <w:pPr>
        <w:pStyle w:val="ListParagraph"/>
        <w:numPr>
          <w:ilvl w:val="0"/>
          <w:numId w:val="22"/>
        </w:numPr>
      </w:pPr>
      <w:r>
        <w:t>Operational Sustainability: The ability to make complex AI models operate for long periods on battery-based devices to decrease the maintenance burden in AAL scenarios</w:t>
      </w:r>
      <w:r w:rsidR="00D64578">
        <w:t xml:space="preserve"> </w:t>
      </w:r>
      <w:r w:rsidR="00D64578">
        <w:fldChar w:fldCharType="begin" w:fldLock="1"/>
      </w:r>
      <w:r w:rsidR="00AE3503">
        <w:instrText>ADDIN CSL_CITATION {"citationItems":[{"id":"ITEM-1","itemData":{"DOI":"10.1038/s41598-025-12114-3","ISSN":"2045-2322","PMID":"40731124","abstract":"Human activity recognition (HAR), driven by machine learning techniques, offer the detection of diverse activities such as walking, running, and more. Considering the dynamic nature, limited energy and mobility of wireless body area networks (WBANs), HAR can play a significant role in enhancing WBANs performance. This paper genuinely bridges HAR’s activity recognition capability using machine learning to develop a novel WBAN routing decisions adoptively. Being optimum in power consumption, we employed Random Forest classification algorithm for activity recognition. The resulted system holds great promise for optimizing routing decisions, improving energy efficiency, and enhancing the overall performance of WBANs in healthcare and related domains. To evaluate the performance of the proposed protocol, we have measured various performance metrics, including energy consumption, throughput, and the number of dead nodes. The results have been compared with mobTHE protocol to demonstrate the effectiveness of our HAR based Routing protocol.","author":[{"dropping-particle":"","family":"Elmosallamy","given":"Enas Selem","non-dropping-particle":"","parse-names":false,"suffix":""},{"dropping-particle":"","family":"Soliman","given":"Mohammed F","non-dropping-particle":"","parse-names":false,"suffix":""}],"container-title":"Scientific Reports","id":"ITEM-1","issue":"1","issued":{"date-parts":[["2025","7","29"]]},"page":"1-20","title":"Intelligent routing for human activity recognition in wireless body area networks","type":"article-journal","volume":"15"},"uris":["http://www.mendeley.com/documents/?uuid=42ef825b-2ee7-42dc-9a61-f924136b25d9"]}],"mendeley":{"formattedCitation":"(Elmosallamy and Soliman 2025)","plainTextFormattedCitation":"(Elmosallamy and Soliman 2025)","previouslyFormattedCitation":"[31]"},"properties":{"noteIndex":0},"schema":"https://github.com/citation-style-language/schema/raw/master/csl-citation.json"}</w:instrText>
      </w:r>
      <w:r w:rsidR="00D64578">
        <w:fldChar w:fldCharType="separate"/>
      </w:r>
      <w:r w:rsidR="00AE3503" w:rsidRPr="00AE3503">
        <w:rPr>
          <w:noProof/>
        </w:rPr>
        <w:t>(Elmosallamy and Soliman 2025)</w:t>
      </w:r>
      <w:r w:rsidR="00D64578">
        <w:fldChar w:fldCharType="end"/>
      </w:r>
      <w:r>
        <w:t>.</w:t>
      </w:r>
    </w:p>
    <w:p w14:paraId="66329262" w14:textId="5DDB60C6" w:rsidR="00FF28F9" w:rsidRDefault="00DD11FA" w:rsidP="006F2F29">
      <w:pPr>
        <w:pStyle w:val="ListParagraph"/>
        <w:numPr>
          <w:ilvl w:val="0"/>
          <w:numId w:val="22"/>
        </w:numPr>
      </w:pPr>
      <w:r>
        <w:t xml:space="preserve">Privacy Preservation: Enabling local data processing on the device to eliminate the necessity of sending sensitive sensor information to the </w:t>
      </w:r>
      <w:r>
        <w:lastRenderedPageBreak/>
        <w:t xml:space="preserve">cloud, to address privacy concerns increasing amongst users </w:t>
      </w:r>
      <w:r w:rsidR="00B303C6">
        <w:fldChar w:fldCharType="begin" w:fldLock="1"/>
      </w:r>
      <w:r w:rsidR="00AE3503">
        <w:instrText>ADDIN CSL_CITATION {"citationItems":[{"id":"ITEM-1","itemData":{"DOI":"10.1109/IE61493.2024.10599924","ISBN":"9798350386790","abstract":"Human Activity Recognition (HAR) benefits various application domains, including health and elderly care. Traditional HAR involves constructing pipelines reliant on centralized user data, which can pose privacy concerns as they necessitate the uploading of user data to a centralized server. This work proposes multi-frequency Federated Learning (FL) to enable: (1) privacy-aware ML; (2) joint ML model learning across devices with varying sampling frequency. We focus on head-worn devices (e.g., earbuds and smart glasses), a relatively unexplored domain compared to traditional smartwatch- or smartphone-based HAR. Results have shown improvements on two datasets against frequency-specific approaches, indicating a promising future in the multi-frequency FL-HAR task. The proposed network's implementation is publicly available for further research and development.","author":[{"dropping-particle":"","family":"Fenoglio","given":"Dario","non-dropping-particle":"","parse-names":false,"suffix":""},{"dropping-particle":"","family":"Li","given":"Mohan","non-dropping-particle":"","parse-names":false,"suffix":""},{"dropping-particle":"","family":"Casnici","given":"Davide","non-dropping-particle":"","parse-names":false,"suffix":""},{"dropping-particle":"","family":"Laporte","given":"Matias","non-dropping-particle":"","parse-names":false,"suffix":""},{"dropping-particle":"","family":"Gashi","given":"Shkurta","non-dropping-particle":"","parse-names":false,"suffix":""},{"dropping-particle":"","family":"Santini","given":"Silvia","non-dropping-particle":"","parse-names":false,"suffix":""},{"dropping-particle":"","family":"Gjoreski","given":"Martin","non-dropping-particle":"","parse-names":false,"suffix":""},{"dropping-particle":"","family":"Langheinrich","given":"Marc","non-dropping-particle":"","parse-names":false,"suffix":""}],"container-title":"Proceedings - 2024 International Conference on Intelligent Environments, IE 2024","id":"ITEM-1","issued":{"date-parts":[["2025","12","2"]]},"page":"17-24","title":"Multi-Frequency Federated Learning for Human Activity Recognition Using Head-Worn Sensors","type":"article-journal"},"uris":["http://www.mendeley.com/documents/?uuid=69819e6a-d0c7-4c23-872a-aaed8bf64c9d"]},{"id":"ITEM-2","itemData":{"DOI":"10.3390/ai6090218","ISSN":"2673-2688","abstract":"Background: Artificial Intelligence (AI) techniques have been extensively deployed in sensor-based Human Activity Recognition (HAR) systems. Recent advances in deep learning, especially Convolutional Neural Networks (CNNs), have advanced HAR by enabling automatic feature extraction from raw sensor data. However, these models often struggle to capture multiscale patterns in human activity, limiting recognition accuracy. Additionally, traditional centralized learning approaches raise data privacy concerns, as personal sensor data must be transmitted to a central server, increasing the risk of privacy breaches. Methods: To address these challenges, this paper introduces Conv-ScaleNet, a CNN-based model designed for multiscale feature learning and compatibility with federated learning (FL) environments. Conv-ScaleNet integrates a Pyramid Pooling Module to extract both fine-grained and coarse-grained features and employs sequential Global Average Pooling layers to progressively capture abstract global representations from inertial sensor data. The model supports federated learning by training locally on user devices, sharing only model updates rather than raw data, thus preserving user privacy. Results: Experimental results demonstrate that the proposed Conv-ScaleNet achieves approximately 98% and 96% F1-scores on the WISDM and UCI-HAR datasets, respectively, confirming its competitiveness in FL environments for activity recognition. Conclusions: The proposed Conv-ScaleNet model addresses key limitations of existing HAR systems by combining multiscale feature learning with privacy-preserving training. Its strong performance, data protection capability, and adaptability to decentralized environments make it a robust and scalable solution for real-world HAR applications.","author":[{"dropping-particle":"","family":"Ting","given":"Xian Wu","non-dropping-particle":"","parse-names":false,"suffix":""},{"dropping-particle":"","family":"Pang","given":"Ying Han","non-dropping-particle":"","parse-names":false,"suffix":""},{"dropping-particle":"","family":"Lim","given":"Zheng You","non-dropping-particle":"","parse-names":false,"suffix":""},{"dropping-particle":"","family":"Ooi","given":"Shih Yin","non-dropping-particle":"","parse-names":false,"suffix":""},{"dropping-particle":"","family":"Hiew","given":"Fu San","non-dropping-particle":"","parse-names":false,"suffix":""}],"container-title":"AI","id":"ITEM-2","issue":"9","issued":{"date-parts":[["2025","9","8"]]},"page":"218","title":"Conv-ScaleNet: A Multiscale Convolutional Model for Federated Human Activity Recognition","type":"article-journal","volume":"6"},"uris":["http://www.mendeley.com/documents/?uuid=d6c92c11-5c2d-4124-9a4e-1cf26656e444"]},{"id":"ITEM-3","itemData":{"DOI":"10.1109/TMC.2025.3593406","ISSN":"1536-1233","abstract":"Radio-Frequency (RF)-based Human Activity Recognition (HAR) rises as a promising solution when low-light, obstructions, or privacy concerns render computer vision impractical. However, the scarcity of labeled RF data due to their non-interpretable nature poses a significant obstacle. Thanks to the recent breakthrough of foundation models (FMs), extracting deep semantic insights from unlabeled visual data become viable, yet these vision-based FMs fall short when applied to small RF datasets. To bridge this gap, we introduce FM-Fi 2.0, an innovative cross-modal framework engineered to translate the knowledge of vision-based FMs for enhancing RF-based, multi-person HAR systems. FM-Fi 2.0 first employs the intrinsic capabilities of FM and RF modality to associate both intra- and cross-modal features of each subject, while simultaneously filtering out irrelevant features to achieve better alignment between the two modalities. FM-Fi 2.0 also employs a cross-modal contrastive knowledge distillation mechanism, enabling an RF encoder to inherit the interpretative power of FMs for achieving zero-shot learning. The framework is further refined through metric-based few-shot learning techniques, aiming to boost the performance for predefined HAR tasks. Comprehensive evaluations evidently indicate that FM-Fi 2.0 rivals the effectiveness of vision-based methodologies, and the evaluation results provide empirical validation of FM-Fi 2.0's generalizability across various environments.","author":[{"dropping-particle":"","family":"Weng","given":"Yuxuan","non-dropping-particle":"","parse-names":false,"suffix":""},{"dropping-particle":"","family":"Zheng","given":"Tianyue","non-dropping-particle":"","parse-names":false,"suffix":""},{"dropping-particle":"","family":"Yang","given":"Yanbing","non-dropping-particle":"","parse-names":false,"suffix":""},{"dropping-particle":"","family":"Luo","given":"Jun","non-dropping-particle":"","parse-names":false,"suffix":""}],"container-title":"IEEE Transactions on Mobile Computing","id":"ITEM-3","issue":"1","issued":{"date-parts":[["2026","1"]]},"page":"566-582","title":"FM-Fi 2.0: Foundation Model for Cross-Modal Multi-Person Human Activity Recognition","type":"article-journal","volume":"25"},"uris":["http://www.mendeley.com/documents/?uuid=46f29cac-d5f3-4544-8031-2b84671dfca7"]}],"mendeley":{"formattedCitation":"(Fenoglio et al. 2025; Ting et al. 2025; Weng et al. 2026)","plainTextFormattedCitation":"(Fenoglio et al. 2025; Ting et al. 2025; Weng et al. 2026)","previouslyFormattedCitation":"[15], [16], [32]"},"properties":{"noteIndex":0},"schema":"https://github.com/citation-style-language/schema/raw/master/csl-citation.json"}</w:instrText>
      </w:r>
      <w:r w:rsidR="00B303C6">
        <w:fldChar w:fldCharType="separate"/>
      </w:r>
      <w:r w:rsidR="00AE3503" w:rsidRPr="00AE3503">
        <w:rPr>
          <w:noProof/>
        </w:rPr>
        <w:t>(Fenoglio et al. 2025; Ting et al. 2025; Weng et al. 2026)</w:t>
      </w:r>
      <w:r w:rsidR="00B303C6">
        <w:fldChar w:fldCharType="end"/>
      </w:r>
      <w:r>
        <w:t>.</w:t>
      </w:r>
    </w:p>
    <w:p w14:paraId="01D045F1" w14:textId="77777777" w:rsidR="00FF28F9" w:rsidRDefault="00DD11FA" w:rsidP="0014623B">
      <w:pPr>
        <w:pStyle w:val="Heading2"/>
      </w:pPr>
      <w:bookmarkStart w:id="29" w:name="_Toc219762462"/>
      <w:bookmarkStart w:id="30" w:name="_Toc219762591"/>
      <w:r>
        <w:t>Scope and Limitations</w:t>
      </w:r>
      <w:bookmarkEnd w:id="29"/>
      <w:bookmarkEnd w:id="30"/>
      <w:r>
        <w:t xml:space="preserve"> </w:t>
      </w:r>
    </w:p>
    <w:p w14:paraId="6A25D12C" w14:textId="6BFEC020" w:rsidR="00DD11FA" w:rsidRDefault="00DD11FA" w:rsidP="006F2F29">
      <w:r>
        <w:t>This research is limited to Sensor-based HAR, based on inertial measurement units (accelerometers and gyroscopes) that are commonly used in wearable and smartphones</w:t>
      </w:r>
      <w:r w:rsidR="00D64578">
        <w:t xml:space="preserve"> </w:t>
      </w:r>
      <w:r w:rsidR="00D64578">
        <w:fldChar w:fldCharType="begin" w:fldLock="1"/>
      </w:r>
      <w:r w:rsidR="00AE3503">
        <w:instrText>ADDIN CSL_CITATION {"citationItems":[{"id":"ITEM-1","itemData":{"DOI":"10.59324/stss.2025.2(11).12","ISSN":"3083-5577","abstract":"The recognition of human activities (HAR) through wearable sensor data represents an important aspect to promote health monitoring, smart environments, and context-aware systems. This research extensively evaluates traditional machine learning algorithms, namely, Decision Tree, k-Nearest Neighbor (KNN) and Random Forest, for classifying six physical activities using the UCI HAR dataset. The UCI HAR dataset consists of tri-axial accelerometer and gyroscope signals recorded from 30 subjects, while performing daily activities. The models were trained after preprocessing and feature scaling, evaluated using stratified splits and cross-fold validation. The Random Forest model was implemented and showed the best performance, with accuracy = 93%, precision = 0.93, and F1 = 0.93, while KNN = 88% and Decision Tree = 86%. Moreover, during consistency analyses of feature importance, acceleration-features were found to be the most influential for predictive accuracy. Other visualizations were implemented, including classification heatmaps, ROC curves, t-SNE projection, and learning curves were also used to assess model behaviors and generalization, respectively. Overall, results recommend that traditional machine learning algorithms using wearable data, when sufficiently hyper-parameter tuned and explained, could provide an effective and competitive alternative for HAR systems.","author":[{"dropping-particle":"","family":"Ismael","given":"Mohammed Nasih","non-dropping-particle":"","parse-names":false,"suffix":""}],"container-title":"Scientia. Technology, Science and Society","id":"ITEM-1","issue":"11","issued":{"date-parts":[["2025","11","1"]]},"page":"114-131","title":"Comparative Analysis of Machine Learning Methods for Human Activity Recognition Using Wearable Sensors","type":"article-journal","volume":"2"},"uris":["http://www.mendeley.com/documents/?uuid=4d7bbd39-9ec2-4125-a96b-022e76f79ff8"]}],"mendeley":{"formattedCitation":"(Ismael 2025)","plainTextFormattedCitation":"(Ismael 2025)","previouslyFormattedCitation":"[17]"},"properties":{"noteIndex":0},"schema":"https://github.com/citation-style-language/schema/raw/master/csl-citation.json"}</w:instrText>
      </w:r>
      <w:r w:rsidR="00D64578">
        <w:fldChar w:fldCharType="separate"/>
      </w:r>
      <w:r w:rsidR="00AE3503" w:rsidRPr="00AE3503">
        <w:rPr>
          <w:noProof/>
        </w:rPr>
        <w:t>(Ismael 2025)</w:t>
      </w:r>
      <w:r w:rsidR="00D64578">
        <w:fldChar w:fldCharType="end"/>
      </w:r>
      <w:r>
        <w:t>.</w:t>
      </w:r>
    </w:p>
    <w:p w14:paraId="62BFE0A8" w14:textId="39690B4E" w:rsidR="00FF28F9" w:rsidRDefault="00DD11FA" w:rsidP="006F2F29">
      <w:pPr>
        <w:pStyle w:val="Heading3"/>
      </w:pPr>
      <w:bookmarkStart w:id="31" w:name="_Toc219762463"/>
      <w:bookmarkStart w:id="32" w:name="_Toc219762592"/>
      <w:r>
        <w:t>Scope</w:t>
      </w:r>
      <w:bookmarkEnd w:id="31"/>
      <w:bookmarkEnd w:id="32"/>
      <w:r>
        <w:t xml:space="preserve"> </w:t>
      </w:r>
    </w:p>
    <w:p w14:paraId="0681F082" w14:textId="537FA3E8" w:rsidR="00DD11FA" w:rsidRDefault="00DD11FA" w:rsidP="006F2F29">
      <w:r>
        <w:t>The scope of this study includes development of segmentation algorithms, hybrid deep learning (CNN-Transformer) architectures of segmentation algorithms and optimization methods (quantization/distillation) for deployment on edge hardware (FPGAs or Microcontrollers).</w:t>
      </w:r>
    </w:p>
    <w:p w14:paraId="57C506D8" w14:textId="0DE380C9" w:rsidR="00DD11FA" w:rsidRDefault="00DD11FA" w:rsidP="006F2F29">
      <w:pPr>
        <w:pStyle w:val="Heading3"/>
      </w:pPr>
      <w:bookmarkStart w:id="33" w:name="_Toc219762464"/>
      <w:bookmarkStart w:id="34" w:name="_Toc219762593"/>
      <w:r>
        <w:t>Limitations</w:t>
      </w:r>
      <w:bookmarkEnd w:id="33"/>
      <w:bookmarkEnd w:id="34"/>
    </w:p>
    <w:p w14:paraId="0CD87523" w14:textId="6ACE332A" w:rsidR="00DD11FA" w:rsidRDefault="00DD11FA" w:rsidP="006F2F29">
      <w:pPr>
        <w:pStyle w:val="ListParagraph"/>
        <w:numPr>
          <w:ilvl w:val="0"/>
          <w:numId w:val="23"/>
        </w:numPr>
      </w:pPr>
      <w:r>
        <w:t xml:space="preserve">Modality: The research is limited to </w:t>
      </w:r>
      <w:commentRangeStart w:id="35"/>
      <w:r>
        <w:t>non-video</w:t>
      </w:r>
      <w:commentRangeEnd w:id="35"/>
      <w:r w:rsidR="00047C0A">
        <w:rPr>
          <w:rStyle w:val="CommentReference"/>
        </w:rPr>
        <w:commentReference w:id="35"/>
      </w:r>
      <w:r>
        <w:t xml:space="preserve"> based HAR due to privacy</w:t>
      </w:r>
      <w:r w:rsidR="00D64578">
        <w:t xml:space="preserve"> </w:t>
      </w:r>
      <w:r w:rsidR="00D64578">
        <w:fldChar w:fldCharType="begin" w:fldLock="1"/>
      </w:r>
      <w:r w:rsidR="00AE3503">
        <w:instrText>ADDIN CSL_CITATION {"citationItems":[{"id":"ITEM-1","itemData":{"DOI":"10.3390/s24237793","ISSN":"1424-8220","abstract":"In recent years, the research on human activity recognition based on channel state information (CSI) of Wi-Fi has gradually attracted much attention in order to avoid the deployment of additional devices and reduce the risk of personal privacy leakage. In this paper, we propose a hybrid network architecture, named VBCNet, that can effectively identify human activity postures. Firstly, we extract CSI sequences from each antenna of Wi-Fi signals, and the data are preprocessed and tokenised. Then, in the encoder part of the model, we introduce a layer of long short-term memory network to further extract the temporal features in the sequences and enhance the ability of the model to capture the temporal information. Meanwhile, VBCNet employs a convolutional feed-forward network instead of the traditional feed-forward network to enhance the model’s ability to process local and multi-scale features. Finally, the model classifies the extracted features into human behaviours through a classification layer. To validate the effectiveness of VBCNet, we conducted experimental evaluations on the classical human activity recognition datasets UT-HAR and Widar3.0 and achieved an accuracy of 98.65% and 77.92%. These results show that VBCNet exhibits extremely high effectiveness and robustness in human activity recognition tasks in complex scenarios.","author":[{"dropping-particle":"","family":"Ge","given":"Fei","non-dropping-particle":"","parse-names":false,"suffix":""},{"dropping-particle":"","family":"Dai","given":"Zhenyang","non-dropping-particle":"","parse-names":false,"suffix":""},{"dropping-particle":"","family":"Yang","given":"Zhimin","non-dropping-particle":"","parse-names":false,"suffix":""},{"dropping-particle":"","family":"Wu","given":"Fei","non-dropping-particle":"","parse-names":false,"suffix":""},{"dropping-particle":"","family":"Tan","given":"Liansheng","non-dropping-particle":"","parse-names":false,"suffix":""}],"container-title":"Sensors","id":"ITEM-1","issue":"23","issued":{"date-parts":[["2024","12","5"]]},"page":"1-22","title":"VBCNet: A Hybird Network for Human Activity Recognition","type":"article-journal","volume":"24"},"uris":["http://www.mendeley.com/documents/?uuid=aac74fda-0b8d-4e3a-8485-a26e13837440"]}],"mendeley":{"formattedCitation":"(Ge et al. 2024)","plainTextFormattedCitation":"(Ge et al. 2024)","previouslyFormattedCitation":"[33]"},"properties":{"noteIndex":0},"schema":"https://github.com/citation-style-language/schema/raw/master/csl-citation.json"}</w:instrText>
      </w:r>
      <w:r w:rsidR="00D64578">
        <w:fldChar w:fldCharType="separate"/>
      </w:r>
      <w:r w:rsidR="00AE3503" w:rsidRPr="00AE3503">
        <w:rPr>
          <w:noProof/>
        </w:rPr>
        <w:t>(Ge et al. 2024)</w:t>
      </w:r>
      <w:r w:rsidR="00D64578">
        <w:fldChar w:fldCharType="end"/>
      </w:r>
      <w:r w:rsidR="00D64578">
        <w:t xml:space="preserve"> </w:t>
      </w:r>
      <w:r>
        <w:t xml:space="preserve"> and energy-efficiency reasons.</w:t>
      </w:r>
    </w:p>
    <w:p w14:paraId="4C0A7741" w14:textId="2793E040" w:rsidR="00DD11FA" w:rsidRDefault="00DD11FA" w:rsidP="006F2F29">
      <w:pPr>
        <w:pStyle w:val="ListParagraph"/>
        <w:numPr>
          <w:ilvl w:val="0"/>
          <w:numId w:val="23"/>
        </w:numPr>
      </w:pPr>
      <w:r>
        <w:t>Environment: While generalization is the goal of the model, validation will mainly be performed on standardized datasets (i.e. WHAR</w:t>
      </w:r>
      <w:r w:rsidR="00B303C6">
        <w:t xml:space="preserve"> </w:t>
      </w:r>
      <w:r w:rsidR="00B303C6">
        <w:fldChar w:fldCharType="begin" w:fldLock="1"/>
      </w:r>
      <w:r w:rsidR="00AE3503">
        <w:instrText>ADDIN CSL_CITATION {"citationItems":[{"id":"ITEM-1","itemData":{"DOI":"10.1145/3714394.3756254","ISBN":"9798400714771","abstract":"The lack of standardization across Wearable Human Activity Recognition (WHAR) datasets limits reproducibility, comparability, and research efficiency. We introduce WHAR datasets, an open-source library designed to simplify WHAR data handling through a standardized data format and a configuration-driven design, enabling reproducible and computationally efficient workflows with minimal manual intervention. The library currently supports 9 widely-used datasets, integrates with PyTorch and TensorFlow, and is easily extensible to new datasets. To demonstrate its utility, we trained two state-of-the-art models, TinyHar and MLP-HAR, on the included datasets, approximately reproducing published results and validating the library's effectiveness for experimentation and benchmarking. Additionally, we evaluated preprocessing performance and observed speedups of up to 3.8x using multiprocessing. We hope this library contributes to more efficient, reproducible, and comparable WHAR research.","author":[{"dropping-particle":"","family":"Burzer","given":"Maximilian","non-dropping-particle":"","parse-names":false,"suffix":""},{"dropping-particle":"","family":"King","given":"Tobias","non-dropping-particle":"","parse-names":false,"suffix":""},{"dropping-particle":"","family":"Riedel","given":"Till","non-dropping-particle":"","parse-names":false,"suffix":""},{"dropping-particle":"","family":"Beigl","given":"Michael","non-dropping-particle":"","parse-names":false,"suffix":""},{"dropping-particle":"","family":"Röddiger","given":"Tobias","non-dropping-particle":"","parse-names":false,"suffix":""}],"container-title":"Companion of the the 2025 ACM International Joint Conference on Pervasive and Ubiquitous Computing (UbiComp Companion '25), October 12â•ﬁ16, 2025, Espoo, Finland","id":"ITEM-1","issue":"1","issued":{"date-parts":[["2025"]]},"page":"1-8","publisher":"arXiv","title":"WHAR Datasets: An Open Source Library for Wearable Human Activity Recognition","type":"article-journal","volume":"1"},"uris":["http://www.mendeley.com/documents/?uuid=387a2808-1ac8-4cf4-a5e9-2a4f2607d6b0"]}],"mendeley":{"formattedCitation":"(Burzer et al. 2025)","plainTextFormattedCitation":"(Burzer et al. 2025)","previouslyFormattedCitation":"[34]"},"properties":{"noteIndex":0},"schema":"https://github.com/citation-style-language/schema/raw/master/csl-citation.json"}</w:instrText>
      </w:r>
      <w:r w:rsidR="00B303C6">
        <w:fldChar w:fldCharType="separate"/>
      </w:r>
      <w:r w:rsidR="00AE3503" w:rsidRPr="00AE3503">
        <w:rPr>
          <w:noProof/>
        </w:rPr>
        <w:t>(Burzer et al. 2025)</w:t>
      </w:r>
      <w:r w:rsidR="00B303C6">
        <w:fldChar w:fldCharType="end"/>
      </w:r>
      <w:r>
        <w:t>, WISDM</w:t>
      </w:r>
      <w:r w:rsidR="00B303C6">
        <w:t xml:space="preserve"> </w:t>
      </w:r>
      <w:r w:rsidR="00B303C6">
        <w:fldChar w:fldCharType="begin" w:fldLock="1"/>
      </w:r>
      <w:r w:rsidR="00AE3503">
        <w:instrText>ADDIN CSL_CITATION {"citationItems":[{"id":"ITEM-1","itemData":{"DOI":"10.1007/s44230-025-00112-7","ISBN":"4423002500112","ISSN":"2667-1336","abstract":"Technologies that run on resource-constrained environments such as edge devices or locally hosted servers, led us towards a search for computationally lightweight models. In the present scenario, Human Activity Recognition (HAR) based on accelerometer and gyroscope sensors is one such domain where near real-time response is required and hence, we need to deploy the system to a local edge device. However, deep learning models that are often executed for activity prediction are not suitable for such resource constrained environment. To overcome this challenge, we have proposed an approach that combines the potential of data dimensionality and distillation of knowledge from a three-layer deep Convolutional Neural Network (CNN) model to train a single-layer CNN model. The novelty of the work lies in exploration of data dimensionality in a way that enables a student model to better generalize the knowledge captured by the teacher model. This proposed training pipeline allows us to implement simple models that attempt to mimic the performance of gigantic deep learning models without overfitting it. This methodology was tested on three different HAR benchmark datasets, UCI-HAR, WISDM and MHEALTH and they achieved overall classification accuracies of 96.78%, 90.01% and 99.12% respectively with more than 4 times less trainable parameter size.","author":[{"dropping-particle":"","family":"Nandi","given":"Dipannyta","non-dropping-particle":"","parse-names":false,"suffix":""},{"dropping-particle":"","family":"Singh","given":"Pawan Kumar","non-dropping-particle":"","parse-names":false,"suffix":""},{"dropping-particle":"","family":"Chowdhury","given":"Chandreyee","non-dropping-particle":"","parse-names":false,"suffix":""}],"container-title":"Human-Centric Intelligent Systems","id":"ITEM-1","issue":"0123456789","issued":{"date-parts":[["2025","10","27"]]},"page":"1-17","publisher":"Springer Netherlands","title":"Exploring Dimensionality with Knowledge Distillation for Human Activity Recognition","type":"article-journal","volume":"1"},"uris":["http://www.mendeley.com/documents/?uuid=9282eec8-3714-4efc-af69-49a3b6d60429"]},{"id":"ITEM-2","itemData":{"DOI":"10.3390/s25185765","ISSN":"1424-8220","PMID":"41013001","abstract":"With the widespread application of wearable sensors in health monitoring and human–computer interaction, deep learning-based human activity recognition (HAR) research faces challenges such as the effective extraction of multi-scale temporal features and the enhancement of robustness against noise in multi-source data. This study proposes the TGA-HAR (TCN-GRU-Attention-HAR) model. The TGA-HAR model integrates Temporal Convolutional Neural Networks and Recurrent Neural Networks by constructing a hierarchical feature abstraction architecture through cascading Temporal Convolutional Network (TCN) and Bidirectional Gated Recurrent Unit (BiGRU) layers for complex activity recognition. This study utilizes TCN layers with dilated convolution kernels to extract multi-order temporal features. This study utilizes BiGRU layers to capture bidirectional temporal contextual correlation information. To further optimize feature representation, the TGA-HAR model introduces residual connections to enhance the stability of gradient propagation and employs an adaptive weighted attention mechanism to strengthen feature representation. The experimental results of this study demonstrate that the model achieved test accuracies of 99.37% on the WISDM dataset, 95.36% on the USC-HAD dataset, and 96.96% on the PAMAP2 dataset. Furthermore, we conducted tests on datasets collected in real-world scenarios. This method provides a highly robust solution for complex human activity recognition tasks.","author":[{"dropping-particle":"","family":"He","given":"Ji-Long","non-dropping-particle":"","parse-names":false,"suffix":""},{"dropping-particle":"","family":"Wang","given":"Jian-Hong","non-dropping-particle":"","parse-names":false,"suffix":""},{"dropping-particle":"","family":"Lo","given":"Chih-Min","non-dropping-particle":"","parse-names":false,"suffix":""},{"dropping-particle":"","family":"Jiang","given":"Zhaodi","non-dropping-particle":"","parse-names":false,"suffix":""}],"container-title":"Sensors","id":"ITEM-2","issue":"18","issued":{"date-parts":[["2025","9","16"]]},"page":"1-36","title":"Human Activity Recognition via Attention-Augmented TCN-BiGRU Fusion","type":"article-journal","volume":"25"},"uris":["http://www.mendeley.com/documents/?uuid=2ce5b07a-98c6-471e-b8d0-9f5dadd16836"]},{"id":"ITEM-3","itemData":{"DOI":"10.1038/s41598-025-09970-4","ISSN":"20452322","PMID":"41120368","abstract":"Recent human activity recognition (HAR) developments have allowed numerous applications like healthcare, smart homes, and improved manufacturing. Activity recognition plays a crucial part in improving human well-being by capturing behavioral data, enabling computing systems to analyze, monitor, and assist the daily lives of individuals with disabilities. HAR assist in comprehending complex human actions and behaviors by observing body movements and the surrounding environment, aiming to support individuals with disabilities, and is therefore extensively utilized in smart homes, athletic competitions, medical care, and other applications. This paper proposes a binary grey wolf optimization-driven ensemble deep learning model for human activity recognition (BGWO-EDLMHAR) technique. The BGWO-EDLMHAR technique aims to develop a robust HAR method for disability assistance using advanced optimization models. The data normalization stage applies z-score normalization at first to transform raw data into a clean and structured format suitable for analysis or modelling. Furthermore, the binary grey wolf optimization (BGWO) method is utilized for the feature selection process. Moreover, the ensemble of DL models, namely bidirectional long short-term memory, variational autoencoder, and temporal convolutional network methods, are employed for the classification process. Finally, the cetacean optimization algorithm optimally adjusts the ensemble models’ hyperparameter values, resulting in more excellent classification performance. The BGWO-EDLMHAR approach is examined using the WISDM dataset. The comparison study of the BGWO-EDLMHAR approach portrayed a superior accuracy value of 98.51% over existing models.","author":[{"dropping-particle":"","family":"Alqahtani","given":"Hamed","non-dropping-particle":"","parse-names":false,"suffix":""}],"container-title":"Scientific Reports","id":"ITEM-3","issue":"1","issued":{"date-parts":[["2025"]]},"page":"1-17","title":"Implementing ensemble of deep learning model with optimization techniques for human activity recognition to assist individuals with disabilities","type":"article-journal","volume":"15"},"uris":["http://www.mendeley.com/documents/?uuid=f11b9ed5-1658-4dbb-a74d-8f7c180b15a4"]}],"mendeley":{"formattedCitation":"(Alqahtani 2025; He et al. 2025; Nandi, Singh, and Chowdhury 2025)","plainTextFormattedCitation":"(Alqahtani 2025; He et al. 2025; Nandi, Singh, and Chowdhury 2025)","previouslyFormattedCitation":"[14], [35], [36]"},"properties":{"noteIndex":0},"schema":"https://github.com/citation-style-language/schema/raw/master/csl-citation.json"}</w:instrText>
      </w:r>
      <w:r w:rsidR="00B303C6">
        <w:fldChar w:fldCharType="separate"/>
      </w:r>
      <w:r w:rsidR="00AE3503" w:rsidRPr="00AE3503">
        <w:rPr>
          <w:noProof/>
        </w:rPr>
        <w:t>(Alqahtani 2025; He et al. 2025; Nandi, Singh, and Chowdhury 2025)</w:t>
      </w:r>
      <w:r w:rsidR="00B303C6">
        <w:fldChar w:fldCharType="end"/>
      </w:r>
      <w:r>
        <w:t>) and controlled real-world experiments; generally uncontrolled environments in the wild with extreme noise are out of the main scope.</w:t>
      </w:r>
    </w:p>
    <w:p w14:paraId="35550763" w14:textId="040BDB1A" w:rsidR="00DC4D65" w:rsidRDefault="00DD11FA" w:rsidP="006F2F29">
      <w:pPr>
        <w:pStyle w:val="ListParagraph"/>
        <w:numPr>
          <w:ilvl w:val="0"/>
          <w:numId w:val="23"/>
        </w:numPr>
      </w:pPr>
      <w:r>
        <w:t>Hardware: The hardware is the aspect of implementation where they are trying to optimize inference; hardware design (chip fabrication) is out of scope in this study.</w:t>
      </w:r>
    </w:p>
    <w:p w14:paraId="1A09278D" w14:textId="77777777" w:rsidR="00DC4D65" w:rsidRDefault="00DC4D65" w:rsidP="00FC4AAA">
      <w:pPr>
        <w:pStyle w:val="Heading1"/>
      </w:pPr>
      <w:bookmarkStart w:id="36" w:name="_Toc219762465"/>
      <w:bookmarkStart w:id="37" w:name="_Toc219762594"/>
      <w:r>
        <w:lastRenderedPageBreak/>
        <w:t>Problem Statement</w:t>
      </w:r>
      <w:bookmarkEnd w:id="36"/>
      <w:bookmarkEnd w:id="37"/>
    </w:p>
    <w:p w14:paraId="6C3F03BE" w14:textId="12CDE861" w:rsidR="00DC4D65" w:rsidRDefault="00DC4D65" w:rsidP="006F2F29">
      <w:r>
        <w:t xml:space="preserve">Based on the basic research in the research group </w:t>
      </w:r>
      <w:r w:rsidR="00B303C6">
        <w:fldChar w:fldCharType="begin" w:fldLock="1"/>
      </w:r>
      <w:r w:rsidR="00AE3503">
        <w:instrText>ADDIN CSL_CITATION {"citationItems":[{"id":"ITEM-1","itemData":{"DOI":"10.1007/s11042-024-18933-2","ISBN":"0123456789","ISSN":"1573-7721","abstract":"Signal segmentation is a critical stage in activity recognition. Most existing studies adopted the fixed-size sliding window method for this stage. However, the fixed-size sliding window may not produce the most effective segmentation method since human activities have variable length durations, particularly transitional activities. In this paper, we propose a novel deep similarity segmentation model that overcomes not only the limitations of the fixed sliding window method but also the weaknesses of threshold-based segmentation methods. Specifically, a novel deep learning model is designed to distinguish between transitional and basic activity by treating the segmentation task as a binary classification task. The proposed model accepts multiple sequence windows and extracts the local features automatically for each window using convolutional neural networks. The temporal features of windows are extracted by measuring the similarity and differentiation between the local features of adjacent windows. The local features are combined with the temporal features and passed to deep fully connected layers to distinguish the transitional activity from the basic activity windows. The evaluation relies on two public datasets, SBHARPT and FORTH-TRACE. According to the experimental findings, the proposed approach can distinguish between basic and transitional activities with an accuracy of 98.51% and 98.41%, respectively. Additionally, our method outperformed the fixed sliding window for activity recognition by 2.93% and 2.24% for both datasets, respectively, achieving an accuracy of 93.35% and 84.96%. These results are significant and outperform the precision of cutting-edge models.","author":[{"dropping-particle":"","family":"Baraka","given":"AbdulRahman","non-dropping-particle":"","parse-names":false,"suffix":""},{"dropping-particle":"","family":"Mohd Noor","given":"Mohd Halim","non-dropping-particle":"","parse-names":false,"suffix":""}],"container-title":"Multimedia Tools and Applications","id":"ITEM-1","issue":"11","issued":{"date-parts":[["2024","5","4"]]},"page":"8869-8892","publisher":"Springer US","title":"Deep similarity segmentation model for sensor-based activity recognition","type":"article-journal","volume":"84"},"uris":["http://www.mendeley.com/documents/?uuid=55897853-0424-4621-9011-335c18ee0281"]}],"mendeley":{"formattedCitation":"(A. Baraka and Mohd Noor 2024)","plainTextFormattedCitation":"(A. Baraka and Mohd Noor 2024)","previouslyFormattedCitation":"[1]"},"properties":{"noteIndex":0},"schema":"https://github.com/citation-style-language/schema/raw/master/csl-citation.json"}</w:instrText>
      </w:r>
      <w:r w:rsidR="00B303C6">
        <w:fldChar w:fldCharType="separate"/>
      </w:r>
      <w:r w:rsidR="00AE3503" w:rsidRPr="00AE3503">
        <w:rPr>
          <w:noProof/>
        </w:rPr>
        <w:t>(A. Baraka and Mohd Noor 2024)</w:t>
      </w:r>
      <w:r w:rsidR="00B303C6">
        <w:fldChar w:fldCharType="end"/>
      </w:r>
      <w:r>
        <w:t xml:space="preserve"> and the strategic gaps identified in the state-of-the-art review (2025), the main research problem can be summarized as follows:</w:t>
      </w:r>
    </w:p>
    <w:p w14:paraId="5371E713" w14:textId="77777777" w:rsidR="00F13337" w:rsidRDefault="00DC4D65" w:rsidP="0014623B">
      <w:pPr>
        <w:pStyle w:val="Heading2"/>
      </w:pPr>
      <w:bookmarkStart w:id="38" w:name="_Toc219762466"/>
      <w:bookmarkStart w:id="39" w:name="_Toc219762595"/>
      <w:r>
        <w:t>Limitations of Fixed Sliding Window (Segmentation Bottleneck)</w:t>
      </w:r>
      <w:bookmarkEnd w:id="38"/>
      <w:bookmarkEnd w:id="39"/>
      <w:r>
        <w:t xml:space="preserve"> </w:t>
      </w:r>
    </w:p>
    <w:p w14:paraId="5E79CD83" w14:textId="43D1673A" w:rsidR="00DC4D65" w:rsidRDefault="00DC4D65" w:rsidP="00914778">
      <w:r>
        <w:t xml:space="preserve">Most existing HAR systems are based on fixed size sliding window (FSW) technique for signal segmentation. However, this approach is fundamentally flawed because the length of the durations of human activities </w:t>
      </w:r>
      <w:r w:rsidR="00412E4B">
        <w:t>varies</w:t>
      </w:r>
      <w:r>
        <w:t>.</w:t>
      </w:r>
    </w:p>
    <w:p w14:paraId="01CDFD0D" w14:textId="77777777" w:rsidR="00DC4D65" w:rsidRDefault="00DC4D65" w:rsidP="00914778">
      <w:pPr>
        <w:pStyle w:val="ListParagraph"/>
        <w:numPr>
          <w:ilvl w:val="0"/>
          <w:numId w:val="15"/>
        </w:numPr>
      </w:pPr>
      <w:r>
        <w:t>A large window size tends to cause confounding of signals from different activities.</w:t>
      </w:r>
    </w:p>
    <w:p w14:paraId="567182C2" w14:textId="21E07125" w:rsidR="00DC4D65" w:rsidRDefault="00DC4D65" w:rsidP="00914778">
      <w:pPr>
        <w:pStyle w:val="ListParagraph"/>
        <w:numPr>
          <w:ilvl w:val="0"/>
          <w:numId w:val="15"/>
        </w:numPr>
      </w:pPr>
      <w:r>
        <w:t xml:space="preserve">A small window size divides one activity into several </w:t>
      </w:r>
      <w:r w:rsidR="00412E4B">
        <w:t>fragments;</w:t>
      </w:r>
      <w:r>
        <w:t xml:space="preserve"> semantic context is lost.</w:t>
      </w:r>
    </w:p>
    <w:p w14:paraId="21186C83" w14:textId="77777777" w:rsidR="00412E4B" w:rsidRDefault="00DC4D65" w:rsidP="00914778">
      <w:pPr>
        <w:pStyle w:val="ListParagraph"/>
        <w:numPr>
          <w:ilvl w:val="0"/>
          <w:numId w:val="15"/>
        </w:numPr>
      </w:pPr>
      <w:r>
        <w:t>Crucially, FSW cannot capture the "inter-window" relationships as it brings windows adjacent to each other as independent events, and this leads to lower performance during continuous activity monitoring.</w:t>
      </w:r>
    </w:p>
    <w:p w14:paraId="1D9CDD13" w14:textId="77777777" w:rsidR="00F13337" w:rsidRDefault="00DC4D65" w:rsidP="0014623B">
      <w:pPr>
        <w:pStyle w:val="Heading2"/>
      </w:pPr>
      <w:bookmarkStart w:id="40" w:name="_Toc219762467"/>
      <w:bookmarkStart w:id="41" w:name="_Toc219762596"/>
      <w:r>
        <w:t>The Challenge of Transitional Activities</w:t>
      </w:r>
      <w:bookmarkEnd w:id="40"/>
      <w:bookmarkEnd w:id="41"/>
    </w:p>
    <w:p w14:paraId="107346EA" w14:textId="47C64DA0" w:rsidR="00412E4B" w:rsidRDefault="00DC4D65" w:rsidP="006F2F29">
      <w:r>
        <w:t>Traditional models have a very hard time with "Transitional Activities" (e.g., stand to sit, sit to lie). These activities are brief, dynamic and are often misclassified as noise or are combined with basic activities. The inability to accurately detect these transitions limits the ability of the full flow of human behavior to be understood, which is critical for applications, such as fall detection.</w:t>
      </w:r>
    </w:p>
    <w:p w14:paraId="73594DAF" w14:textId="77777777" w:rsidR="00F13337" w:rsidRDefault="00DC4D65" w:rsidP="0014623B">
      <w:pPr>
        <w:pStyle w:val="Heading2"/>
      </w:pPr>
      <w:bookmarkStart w:id="42" w:name="_Toc219762468"/>
      <w:bookmarkStart w:id="43" w:name="_Toc219762597"/>
      <w:r>
        <w:lastRenderedPageBreak/>
        <w:t>The Accuracy-Efficiency-Privacy Trilemma</w:t>
      </w:r>
      <w:bookmarkEnd w:id="42"/>
      <w:bookmarkEnd w:id="43"/>
    </w:p>
    <w:p w14:paraId="676DC091" w14:textId="09614323" w:rsidR="0077778F" w:rsidRDefault="00DC4D65" w:rsidP="006F2F29">
      <w:r>
        <w:t>With the introduction of recent models such as Transformers and Deep Similarity Segmentation, which provide a higher level of accuracy, they are frequently accompanied by a high computational cost that is unsuitable for resource-constrained edge devices (e.g. smartwatches, IoT nodes). Furthermore, raw data is processed by current segmentation and recognition pipelines in a way that reveals the privacy of users. There is a critical lack of "</w:t>
      </w:r>
      <w:proofErr w:type="spellStart"/>
      <w:r>
        <w:t>NanoML</w:t>
      </w:r>
      <w:proofErr w:type="spellEnd"/>
      <w:r>
        <w:t>-ready" architectures that are capable of dynamic segmentation and recognition with a minimal energy consumption (Nanojoule-level) in addition to the integration of "Security-by-Design" principles.</w:t>
      </w:r>
    </w:p>
    <w:p w14:paraId="59640CC1" w14:textId="31742F43" w:rsidR="00916349" w:rsidRDefault="00916349" w:rsidP="00FC4AAA">
      <w:pPr>
        <w:pStyle w:val="Heading1"/>
      </w:pPr>
      <w:bookmarkStart w:id="44" w:name="_Toc219762469"/>
      <w:bookmarkStart w:id="45" w:name="_Toc219762598"/>
      <w:r>
        <w:t>Research Objectives</w:t>
      </w:r>
      <w:bookmarkEnd w:id="44"/>
      <w:bookmarkEnd w:id="45"/>
    </w:p>
    <w:p w14:paraId="6E4A2180" w14:textId="77777777" w:rsidR="00916349" w:rsidRDefault="00916349" w:rsidP="006F2F29">
      <w:r>
        <w:t>The main focus of the current research is to address the limitations of the fixed-size segmentation and the computational heavy model by creating an intelligent and energy-efficient HAR framework that can be used in edge deployment.</w:t>
      </w:r>
    </w:p>
    <w:p w14:paraId="5167B35D" w14:textId="77777777" w:rsidR="00412E4B" w:rsidRDefault="00916349" w:rsidP="0014623B">
      <w:pPr>
        <w:pStyle w:val="Heading2"/>
      </w:pPr>
      <w:bookmarkStart w:id="46" w:name="_Toc219762470"/>
      <w:bookmarkStart w:id="47" w:name="_Toc219762599"/>
      <w:commentRangeStart w:id="48"/>
      <w:r>
        <w:t>Main Objective</w:t>
      </w:r>
      <w:bookmarkEnd w:id="46"/>
      <w:bookmarkEnd w:id="47"/>
      <w:commentRangeEnd w:id="48"/>
      <w:r w:rsidR="009058AB">
        <w:rPr>
          <w:rStyle w:val="CommentReference"/>
          <w:b w:val="0"/>
          <w:bCs w:val="0"/>
        </w:rPr>
        <w:commentReference w:id="48"/>
      </w:r>
    </w:p>
    <w:p w14:paraId="2C7FDE1C" w14:textId="14F335E8" w:rsidR="00916349" w:rsidRDefault="00916349" w:rsidP="006F2F29">
      <w:r>
        <w:t>To design and implement a novel Enhanced Deep learning Model for Human Action Recognition based on Dynamic Attention based Segmentation and Nano-scale Machine Learning (</w:t>
      </w:r>
      <w:proofErr w:type="spellStart"/>
      <w:r>
        <w:t>NanoML</w:t>
      </w:r>
      <w:proofErr w:type="spellEnd"/>
      <w:r>
        <w:t xml:space="preserve">) techniques with a high accuracy for transitional activities and </w:t>
      </w:r>
      <w:r w:rsidR="00412E4B">
        <w:t>ultra-low</w:t>
      </w:r>
      <w:r>
        <w:t xml:space="preserve"> latency and privacy preservation on resource constrained devices.</w:t>
      </w:r>
    </w:p>
    <w:p w14:paraId="6F3E26AF" w14:textId="4A083F16" w:rsidR="00916349" w:rsidRDefault="00916349" w:rsidP="0014623B">
      <w:pPr>
        <w:pStyle w:val="Heading2"/>
      </w:pPr>
      <w:bookmarkStart w:id="49" w:name="_Toc219762471"/>
      <w:bookmarkStart w:id="50" w:name="_Toc219762600"/>
      <w:r>
        <w:t>Specific Objectives</w:t>
      </w:r>
      <w:bookmarkEnd w:id="49"/>
      <w:bookmarkEnd w:id="50"/>
    </w:p>
    <w:p w14:paraId="5ECEDE47" w14:textId="77777777" w:rsidR="00412E4B" w:rsidRDefault="00916349" w:rsidP="006F2F29">
      <w:pPr>
        <w:pStyle w:val="ListParagraph"/>
        <w:numPr>
          <w:ilvl w:val="0"/>
          <w:numId w:val="16"/>
        </w:numPr>
      </w:pPr>
      <w:r>
        <w:t xml:space="preserve">To develop a Dynamic Segmentation Algorithm: Moving beyond the "Fixed Sliding Window" and statistical </w:t>
      </w:r>
      <w:r w:rsidR="00412E4B">
        <w:t>similarity-based</w:t>
      </w:r>
      <w:r>
        <w:t xml:space="preserve"> methods by using Transformer-based Attention mechanisms. This objective is to </w:t>
      </w:r>
      <w:r>
        <w:lastRenderedPageBreak/>
        <w:t>automatically identify activity boundaries and transitional periods (e.g. sit-to-stand) depending on semantic context instead of fixed time periods.</w:t>
      </w:r>
    </w:p>
    <w:p w14:paraId="4F190CAF" w14:textId="77777777" w:rsidR="00412E4B" w:rsidRDefault="00916349" w:rsidP="006F2F29">
      <w:pPr>
        <w:pStyle w:val="ListParagraph"/>
        <w:numPr>
          <w:ilvl w:val="0"/>
          <w:numId w:val="16"/>
        </w:numPr>
      </w:pPr>
      <w:r>
        <w:t xml:space="preserve">To build a Lightweight Hybrid Architecture: Create a model combining both the </w:t>
      </w:r>
      <w:commentRangeStart w:id="51"/>
      <w:r>
        <w:t xml:space="preserve">spatial </w:t>
      </w:r>
      <w:commentRangeEnd w:id="51"/>
      <w:r w:rsidR="009058AB">
        <w:rPr>
          <w:rStyle w:val="CommentReference"/>
        </w:rPr>
        <w:commentReference w:id="51"/>
      </w:r>
      <w:r>
        <w:t>feature extraction capabilities of CNNs and the temporal modelling power of Vision Transformers (</w:t>
      </w:r>
      <w:proofErr w:type="spellStart"/>
      <w:r>
        <w:t>ViT</w:t>
      </w:r>
      <w:proofErr w:type="spellEnd"/>
      <w:r>
        <w:t>) in an optimized manner through Knowledge Distillation, capable of running on edge hardware (i.e. IoT microcontrollers).</w:t>
      </w:r>
    </w:p>
    <w:p w14:paraId="20F1BDE1" w14:textId="0CF932A8" w:rsidR="00916349" w:rsidRDefault="00916349" w:rsidP="006F2F29">
      <w:pPr>
        <w:pStyle w:val="ListParagraph"/>
        <w:numPr>
          <w:ilvl w:val="0"/>
          <w:numId w:val="16"/>
        </w:numPr>
      </w:pPr>
      <w:r>
        <w:t xml:space="preserve">To implement Energy-Efficient Privacy Mechanisms: This step involves incorporating "Security-by-Design" principles by taking a look at Federated Learning or lightweight encryption within the </w:t>
      </w:r>
      <w:proofErr w:type="spellStart"/>
      <w:r>
        <w:t>NanoML</w:t>
      </w:r>
      <w:proofErr w:type="spellEnd"/>
      <w:r>
        <w:t xml:space="preserve"> mechanism, in a way that data processed by users is local to them without compromising the energy budget of the system (targeting nanojoule level of consumption).</w:t>
      </w:r>
    </w:p>
    <w:p w14:paraId="3C4C2410" w14:textId="6F1F27B4" w:rsidR="00916349" w:rsidRDefault="00916349" w:rsidP="00FC4AAA">
      <w:pPr>
        <w:pStyle w:val="Heading1"/>
      </w:pPr>
      <w:bookmarkStart w:id="52" w:name="_Toc219762472"/>
      <w:bookmarkStart w:id="53" w:name="_Toc219762601"/>
      <w:r>
        <w:t>Literature Review</w:t>
      </w:r>
      <w:bookmarkEnd w:id="52"/>
      <w:bookmarkEnd w:id="53"/>
    </w:p>
    <w:p w14:paraId="50103EF8" w14:textId="57497E4E" w:rsidR="00916349" w:rsidRDefault="00E72620" w:rsidP="00E72620">
      <w:pPr>
        <w:ind w:firstLine="0"/>
      </w:pPr>
      <w:r>
        <w:t xml:space="preserve">       </w:t>
      </w:r>
      <w:r w:rsidRPr="00E72620">
        <w:t>This section is a critical analysis of the development of HAR methodologies with a focus on the development of HAR from traditional segmentation to state-of-the-art deep learning architectures, as synthesized from many state-of-the-art studies (mostly 2025).</w:t>
      </w:r>
    </w:p>
    <w:p w14:paraId="09175C2D" w14:textId="34862674" w:rsidR="00916349" w:rsidRPr="0014623B" w:rsidRDefault="00916349" w:rsidP="0014623B">
      <w:pPr>
        <w:pStyle w:val="Heading2"/>
      </w:pPr>
      <w:bookmarkStart w:id="54" w:name="_Toc219762473"/>
      <w:bookmarkStart w:id="55" w:name="_Toc219762602"/>
      <w:r w:rsidRPr="0014623B">
        <w:t xml:space="preserve">Signal Segmentation: from Fixed Windows </w:t>
      </w:r>
      <w:r w:rsidR="002667A1" w:rsidRPr="0014623B">
        <w:t>to</w:t>
      </w:r>
      <w:r w:rsidRPr="0014623B">
        <w:t xml:space="preserve"> Deep Similarity</w:t>
      </w:r>
      <w:bookmarkEnd w:id="54"/>
      <w:bookmarkEnd w:id="55"/>
    </w:p>
    <w:p w14:paraId="6037DDE6" w14:textId="308311B4" w:rsidR="00916349" w:rsidRDefault="00916349" w:rsidP="006F2F29">
      <w:r>
        <w:t xml:space="preserve">Signal segmentation is a very important step before activity recognition. Most of the available literature is based on the Fixed-size Sliding Window (FSW) technique because of its simplicity. However, </w:t>
      </w:r>
      <w:r w:rsidR="00B82CCE">
        <w:fldChar w:fldCharType="begin" w:fldLock="1"/>
      </w:r>
      <w:r w:rsidR="00AE3503">
        <w:instrText>ADDIN CSL_CITATION {"citationItems":[{"id":"ITEM-1","itemData":{"DOI":"10.1007/s11042-024-18933-2","ISBN":"0123456789","ISSN":"1573-7721","abstract":"Signal segmentation is a critical stage in activity recognition. Most existing studies adopted the fixed-size sliding window method for this stage. However, the fixed-size sliding window may not produce the most effective segmentation method since human activities have variable length durations, particularly transitional activities. In this paper, we propose a novel deep similarity segmentation model that overcomes not only the limitations of the fixed sliding window method but also the weaknesses of threshold-based segmentation methods. Specifically, a novel deep learning model is designed to distinguish between transitional and basic activity by treating the segmentation task as a binary classification task. The proposed model accepts multiple sequence windows and extracts the local features automatically for each window using convolutional neural networks. The temporal features of windows are extracted by measuring the similarity and differentiation between the local features of adjacent windows. The local features are combined with the temporal features and passed to deep fully connected layers to distinguish the transitional activity from the basic activity windows. The evaluation relies on two public datasets, SBHARPT and FORTH-TRACE. According to the experimental findings, the proposed approach can distinguish between basic and transitional activities with an accuracy of 98.51% and 98.41%, respectively. Additionally, our method outperformed the fixed sliding window for activity recognition by 2.93% and 2.24% for both datasets, respectively, achieving an accuracy of 93.35% and 84.96%. These results are significant and outperform the precision of cutting-edge models.","author":[{"dropping-particle":"","family":"Baraka","given":"AbdulRahman","non-dropping-particle":"","parse-names":false,"suffix":""},{"dropping-particle":"","family":"Mohd Noor","given":"Mohd Halim","non-dropping-particle":"","parse-names":false,"suffix":""}],"container-title":"Multimedia Tools and Applications","id":"ITEM-1","issue":"11","issued":{"date-parts":[["2024","5","4"]]},"page":"8869-8892","publisher":"Springer US","title":"Deep similarity segmentation model for sensor-based activity recognition","type":"article-journal","volume":"84"},"uris":["http://www.mendeley.com/documents/?uuid=55897853-0424-4621-9011-335c18ee0281"]}],"mendeley":{"formattedCitation":"(A. Baraka and Mohd Noor 2024)","plainTextFormattedCitation":"(A. Baraka and Mohd Noor 2024)","previouslyFormattedCitation":"[1]"},"properties":{"noteIndex":0},"schema":"https://github.com/citation-style-language/schema/raw/master/csl-citation.json"}</w:instrText>
      </w:r>
      <w:r w:rsidR="00B82CCE">
        <w:fldChar w:fldCharType="separate"/>
      </w:r>
      <w:r w:rsidR="00AE3503" w:rsidRPr="00AE3503">
        <w:rPr>
          <w:noProof/>
        </w:rPr>
        <w:t>(A. Baraka and Mohd Noor 2024)</w:t>
      </w:r>
      <w:r w:rsidR="00B82CCE">
        <w:fldChar w:fldCharType="end"/>
      </w:r>
      <w:r>
        <w:t xml:space="preserve"> proved that FSW is very flawed when it comes to capturing Transitional Activities (Activities with variable durations), resulting in misclassification more often than not. To resolve this, Baraka (2024) proposed a Deep Similarity Segmentation model which views </w:t>
      </w:r>
      <w:r>
        <w:lastRenderedPageBreak/>
        <w:t xml:space="preserve">segmentation as a binary classification task between the similarity between the adjacent windows for transitions. </w:t>
      </w:r>
      <w:commentRangeStart w:id="56"/>
      <w:r>
        <w:t xml:space="preserve">While this technique dramatically improved on the threshold-based, it still depends on comparisons at the window level. </w:t>
      </w:r>
      <w:commentRangeEnd w:id="56"/>
      <w:r w:rsidR="00F902E6">
        <w:rPr>
          <w:rStyle w:val="CommentReference"/>
        </w:rPr>
        <w:commentReference w:id="56"/>
      </w:r>
      <w:r>
        <w:t>This research argues that the application of Self-Attention mechanisms (from Transformers) can further improve segmentation by comprehending the global context of the signal stream, which is a gap not fully addressed by segmentation literature.</w:t>
      </w:r>
    </w:p>
    <w:p w14:paraId="2E29E86F" w14:textId="0AB5AFCD" w:rsidR="00916349" w:rsidRDefault="00916349" w:rsidP="0014623B">
      <w:pPr>
        <w:pStyle w:val="Heading2"/>
      </w:pPr>
      <w:bookmarkStart w:id="57" w:name="_Toc219762474"/>
      <w:bookmarkStart w:id="58" w:name="_Toc219762603"/>
      <w:r>
        <w:t>Architectural Shift: Transformers &amp; Hybrid Models</w:t>
      </w:r>
      <w:bookmarkEnd w:id="57"/>
      <w:bookmarkEnd w:id="58"/>
    </w:p>
    <w:p w14:paraId="18C6B8ED" w14:textId="0B9EC4A7" w:rsidR="00916349" w:rsidRDefault="00916349" w:rsidP="006F2F29">
      <w:r>
        <w:t xml:space="preserve">The landscape of HAR classifiers has changed radically in 2025. Traditional Convolutional Neural Networks (CNNs), while good at processing spatial features, are not good at processing long-range temporal dependencies. </w:t>
      </w:r>
      <w:r w:rsidR="00B82CCE">
        <w:fldChar w:fldCharType="begin" w:fldLock="1"/>
      </w:r>
      <w:r w:rsidR="00AE3503">
        <w:instrText>ADDIN CSL_CITATION {"citationItems":[{"id":"ITEM-1","itemData":{"DOI":"10.11591/ijai.v14.i6.pp5131-5139","ISSN":"2252-8938","abstract":"Human activity recognition (HAR) is a novel computer vision area with applications in fashion, entertainment, healthcare, and urban planning. Previously, convolutional neural networks (CNNs) were used in HAR due to their ability to extract spatial features from images. However, CNNs are not effective in processing varying input sizes and long-range dependencies in complex human motions. This work examines another approach using vision transformers (ViT) and swin transformers (SwinT) that process images as patch sequences and perform self-attention. These models particularly excel in learning global relationships and minor motion changes in body motion and are therefore very well-suited to variegated and subtle activity detection. To further enhance recognition performance, we propose a hybrid ensemble method by combining ViT and SwinT models with different scales (small, base, and large). Experimental outcomes show that while single transformer models are competitive, the hybrid ensemble beats them across the board with the highest accuracy and balanced precision, recall, and F1-score. These findings confirm that the intended ensemble model provides a more scalable and robust solution than either single-model or CNN-based approaches, and this encourages accurate human activity recognition.","author":[{"dropping-particle":"","family":"Karim","given":"Rezwana","non-dropping-particle":"","parse-names":false,"suffix":""},{"dropping-particle":"","family":"Begum","given":"Afsana","non-dropping-particle":"","parse-names":false,"suffix":""},{"dropping-particle":"","family":"Jannat","given":"Miskatul","non-dropping-particle":"","parse-names":false,"suffix":""},{"dropping-particle":"","family":"Bitto","given":"Abu Kowshir","non-dropping-particle":"","parse-names":false,"suffix":""}],"container-title":"IAES International Journal of Artificial Intelligence (IJ-AI)","id":"ITEM-1","issue":"6","issued":{"date-parts":[["2025","12","1"]]},"page":"5131-5139","title":"A blended ensemble approach for accurate human activity recognition","type":"article-journal","volume":"14"},"uris":["http://www.mendeley.com/documents/?uuid=1f574237-8eeb-4935-ab5b-69ca418536a9"]},{"id":"ITEM-2","itemData":{"DOI":"10.3390/app152312592","ISSN":"2076-3417","abstract":"Human activity recognition (HAR) based on wearable sensors is a key technology in the fields of smart sensing and health monitoring. With the rapid development of deep learning, its powerful feature extraction capabilities have significantly enhanced recognition performance and reduced reliance on traditional handcrafted feature engineering. However, current deep learning models still face challenges in effectively capturing complex temporal dependencies in long-term time-series sensor data and addressing information redundancy, which affect model recognition accuracy and generalization ability. To address these issues, this paper proposes an innovative CNN-BiGRU–Transformer hybrid deep learning model aimed at improving the accuracy and robustness of human activity recognition. The proposed model integrates a multi-branch Convolutional Neural Network (CNN) to effectively extract multi-scale local spatial features, and combines a Bidirectional Gated Recurrent Unit (BiGRU) with a Transformer hybrid module for modeling temporal dependencies and extracting temporal features in long-term time-series data. Additionally, an attention mechanism is incorporated to dynamically allocate weights, suppress redundant information, and enhance key features, further improving recognition performance. To demonstrate the capability of the proposed model, evaluations are performed on three public datasets: WISDM, PAMAP2, and UCI-HAR. The model achieved recognition accuracies of 98.41%, 95.62%, and 96.74% on the three datasets, respectively, outperforming several state-of-the-art methods. These results confirm that the proposed approach effectively addresses feature extraction and redundancy challenges in long-term sensor time-series data and provides a robust solution for wearable sensor-based human activity recognition.","author":[{"dropping-particle":"","family":"Miao","given":"Mingda","non-dropping-particle":"","parse-names":false,"suffix":""},{"dropping-particle":"","family":"Yan","given":"Weijie","non-dropping-particle":"","parse-names":false,"suffix":""},{"dropping-particle":"","family":"Gao","given":"Xueshan","non-dropping-particle":"","parse-names":false,"suffix":""},{"dropping-particle":"","family":"Yang","given":"Le","non-dropping-particle":"","parse-names":false,"suffix":""},{"dropping-particle":"","family":"Zhou","given":"Jiaqi","non-dropping-particle":"","parse-names":false,"suffix":""},{"dropping-particle":"","family":"Zhang","given":"Wenyi","non-dropping-particle":"","parse-names":false,"suffix":""}],"container-title":"Applied Sciences","id":"ITEM-2","issue":"23","issued":{"date-parts":[["2025","11","27"]]},"page":"1-21","title":"Attention-Based CNN-BiGRU-Transformer Model for Human Activity Recognition","type":"article-journal","volume":"15"},"uris":["http://www.mendeley.com/documents/?uuid=764d5995-f142-4dfc-b162-5a1fd58f4b74"]}],"mendeley":{"formattedCitation":"(Karim et al. 2025; Miao et al. 2025)","plainTextFormattedCitation":"(Karim et al. 2025; Miao et al. 2025)","previouslyFormattedCitation":"[20], [21]"},"properties":{"noteIndex":0},"schema":"https://github.com/citation-style-language/schema/raw/master/csl-citation.json"}</w:instrText>
      </w:r>
      <w:r w:rsidR="00B82CCE">
        <w:fldChar w:fldCharType="separate"/>
      </w:r>
      <w:r w:rsidR="00AE3503" w:rsidRPr="00AE3503">
        <w:rPr>
          <w:noProof/>
        </w:rPr>
        <w:t>(Karim et al. 2025; Miao et al. 2025)</w:t>
      </w:r>
      <w:r w:rsidR="00B82CCE">
        <w:fldChar w:fldCharType="end"/>
      </w:r>
      <w:r>
        <w:t xml:space="preserve">  brought into attention that Vision Transformers (</w:t>
      </w:r>
      <w:proofErr w:type="spellStart"/>
      <w:r>
        <w:t>ViT</w:t>
      </w:r>
      <w:proofErr w:type="spellEnd"/>
      <w:r>
        <w:t xml:space="preserve">) and Swin Transformers </w:t>
      </w:r>
      <w:r w:rsidR="00B82CCE">
        <w:fldChar w:fldCharType="begin" w:fldLock="1"/>
      </w:r>
      <w:r w:rsidR="00AE3503">
        <w:instrText>ADDIN CSL_CITATION {"citationItems":[{"id":"ITEM-1","itemData":{"DOI":"10.11591/ijai.v14.i6.pp5131-5139","ISSN":"2252-8938","abstract":"Human activity recognition (HAR) is a novel computer vision area with applications in fashion, entertainment, healthcare, and urban planning. Previously, convolutional neural networks (CNNs) were used in HAR due to their ability to extract spatial features from images. However, CNNs are not effective in processing varying input sizes and long-range dependencies in complex human motions. This work examines another approach using vision transformers (ViT) and swin transformers (SwinT) that process images as patch sequences and perform self-attention. These models particularly excel in learning global relationships and minor motion changes in body motion and are therefore very well-suited to variegated and subtle activity detection. To further enhance recognition performance, we propose a hybrid ensemble method by combining ViT and SwinT models with different scales (small, base, and large). Experimental outcomes show that while single transformer models are competitive, the hybrid ensemble beats them across the board with the highest accuracy and balanced precision, recall, and F1-score. These findings confirm that the intended ensemble model provides a more scalable and robust solution than either single-model or CNN-based approaches, and this encourages accurate human activity recognition.","author":[{"dropping-particle":"","family":"Karim","given":"Rezwana","non-dropping-particle":"","parse-names":false,"suffix":""},{"dropping-particle":"","family":"Begum","given":"Afsana","non-dropping-particle":"","parse-names":false,"suffix":""},{"dropping-particle":"","family":"Jannat","given":"Miskatul","non-dropping-particle":"","parse-names":false,"suffix":""},{"dropping-particle":"","family":"Bitto","given":"Abu Kowshir","non-dropping-particle":"","parse-names":false,"suffix":""}],"container-title":"IAES International Journal of Artificial Intelligence (IJ-AI)","id":"ITEM-1","issue":"6","issued":{"date-parts":[["2025","12","1"]]},"page":"5131-5139","title":"A blended ensemble approach for accurate human activity recognition","type":"article-journal","volume":"14"},"uris":["http://www.mendeley.com/documents/?uuid=1f574237-8eeb-4935-ab5b-69ca418536a9"]},{"id":"ITEM-2","itemData":{"abstract":"recorded between July 2019 and September 2019 constituted a temporally shifted testing cohort. The diagnosis of epilepsy was established by the treating neurologist at the end of the available follow-up period, based on clinical file review. Original EEG reports were reviewed for IEDs. We developed seven novel deep learning models based on Vision Transformers (ViT) and Convolutional Neural Networks (CNN), training them to classify raw EEG recordings. We compared their performance to IED-based interpretation and two previously proposed machine learning methods. Results: The study included 948 EEGs from 846 patients (820 EEGs/728 patients in training/validation, 128 EEGs/118 patients in testing). Median follow-up was 2.2 years and 1.7 years in each cohort, respectively. Our flagship ViT model, DeepEpilepsy, achieved an area under the receiver operating characteristic curve (AUROC) of 0.76 (95% CI: 0.69–0.83), outperforming IED-based interpretation (0.69; 0.64–0.73) and previous methods. Combining DeepEpilepsy with IEDs increased the AUROC to 0.83 (0.77–0.89). Discussion: DeepEpilepsy can identify epilepsy on routine EEG independently of IEDs, suggesting that deep learning can detect novel EEG patterns relevant to epilepsy diagnosis. Further research is needed to understand the exact nature of these patterns and evaluate the clinical impact of this increased diagnostic yield in specific settings.","author":[{"dropping-particle":"","family":"Lemoine","given":"Émile","non-dropping-particle":"","parse-names":false,"suffix":""},{"dropping-particle":"","family":"Toffa","given":"Denahin","non-dropping-particle":"","parse-names":false,"suffix":""},{"dropping-particle":"","family":"Xu","given":"An Qi","non-dropping-particle":"","parse-names":false,"suffix":""},{"dropping-particle":"","family":"Learning","given":"Improving Diagnostic Accuracy of Routine EEG for Epilepsy using Deep","non-dropping-particle":"","parse-names":false,"suffix":""},{"dropping-particle":"","family":"Authors","given":"","non-dropping-particle":"","parse-names":false,"suffix":""},{"dropping-particle":"","family":"Lemoine","given":"Émile","non-dropping-particle":"","parse-names":false,"suffix":""},{"dropping-particle":"","family":"Toffa","given":"Denahin","non-dropping-particle":"","parse-names":false,"suffix":""},{"dropping-particle":"","family":"Xu","given":"An Qi","non-dropping-particle":"","parse-names":false,"suffix":""},{"dropping-particle":"","family":"Tessier","given":"Jean-Daniel","non-dropping-particle":"","parse-names":false,"suffix":""},{"dropping-particle":"","family":"Jemel","given":"Mezen","non-dropping-particle":"","parse-names":false,"suffix":""},{"dropping-particle":"","family":"Nguyen","given":"Frédéric Lesage2 Dang K.","non-dropping-particle":"","parse-names":false,"suffix":""},{"dropping-particle":"","family":"Assi","given":"Elie Bou","non-dropping-particle":"","parse-names":false,"suffix":""}],"id":"ITEM-2","issue":"51616","issued":{"date-parts":[["2025"]]},"page":"1-24","title":"Improving Diagnostic Accuracy of Routine EEG for Epilepsy using Deep Learning","type":"article-journal"},"uris":["http://www.mendeley.com/documents/?uuid=22855ee2-da7b-48ce-b94e-8ae1542f43ca"]}],"mendeley":{"formattedCitation":"(Karim et al. 2025; Lemoine et al. 2025)","plainTextFormattedCitation":"(Karim et al. 2025; Lemoine et al. 2025)","previouslyFormattedCitation":"[21], [37]"},"properties":{"noteIndex":0},"schema":"https://github.com/citation-style-language/schema/raw/master/csl-citation.json"}</w:instrText>
      </w:r>
      <w:r w:rsidR="00B82CCE">
        <w:fldChar w:fldCharType="separate"/>
      </w:r>
      <w:r w:rsidR="00AE3503" w:rsidRPr="00AE3503">
        <w:rPr>
          <w:noProof/>
        </w:rPr>
        <w:t>(Karim et al. 2025; Lemoine et al. 2025)</w:t>
      </w:r>
      <w:r w:rsidR="00B82CCE">
        <w:fldChar w:fldCharType="end"/>
      </w:r>
      <w:r w:rsidR="00B82CCE">
        <w:t xml:space="preserve"> </w:t>
      </w:r>
      <w:r>
        <w:t xml:space="preserve">provide better scalability for the modeling of complex motion sequences than CNNs. However, Transformers are very expensive computationally. Recent research has shown that Hybrid Architectures-which combine CNN for feature extraction and </w:t>
      </w:r>
      <w:proofErr w:type="spellStart"/>
      <w:r>
        <w:t>BiLSTMs</w:t>
      </w:r>
      <w:proofErr w:type="spellEnd"/>
      <w:r>
        <w:t xml:space="preserve"> or TCNs for temporal analysis - are the best option. </w:t>
      </w:r>
      <w:r w:rsidR="00B82CCE">
        <w:fldChar w:fldCharType="begin" w:fldLock="1"/>
      </w:r>
      <w:r w:rsidR="00AE3503">
        <w:instrText>ADDIN CSL_CITATION {"citationItems":[{"id":"ITEM-1","itemData":{"DOI":"10.32604/cmes.2025.064588","ISSN":"1526-1506","abstract":"Activity recognition is a challenging topic in the field of computer vision that has various applications, including surveillance systems, industrial automation, and human-computer interaction. Today, the demand for automation has greatly increased across industries worldwide. Real-time detection requires edge devices with limited computational time. This study proposes a novel hybrid deep learning system for human activity recognition (HAR), aiming to enhance the recognition accuracy and reduce the computational time. The proposed system combines a pre- trained image classification model with a sequence analysis model. First, the dataset was divided into a training set (70%), validation set (10%), and test set (20%). Second, all the videoswere converted into frames and deep-based features were extracted from each frame using convolutional neural networks (CNNs) with a vision transformer. Following that, bidirectional long short-term memory (BiLSTM)- and temporal convolutional network (TCN)-based models were trained using the training set, and their performances were evaluated using the validation set and test set. Four benchmark datasets (UCF11, UCF50, UCF101, and JHMDB) were used to evaluate the performance of the proposed HAR-based system. The experimental results showed that the combination of ConvNeXt and the TCN-based model achieved a recognition accuracy of 97.73% for UCF11, 98.81% for UCF50, 98.46% for UCF101, and 83.38% for JHMDB, respectively. This represents improvements in the recognition accuracy of 4%, 2.67%, 3.67%, and 7.08% for the UCF11, UCF50, UCF101, and JHMDB datasets, respectively, over existing models. Moreover, the proposed HAR-based system obtained superior recognition accuracy, shorter computational times, and minimal memory usage compared to the existing models.","author":[{"dropping-particle":"","family":"Shin","given":"Jungpil","non-dropping-particle":"","parse-names":false,"suffix":""},{"dropping-particle":"","family":"Hasan","given":"Md. Al Mehedi","non-dropping-particle":"","parse-names":false,"suffix":""},{"dropping-particle":"","family":"Maniruzzaman","given":"Md.","non-dropping-particle":"","parse-names":false,"suffix":""},{"dropping-particle":"","family":"Nishimura","given":"Satoshi","non-dropping-particle":"","parse-names":false,"suffix":""},{"dropping-particle":"","family":"Alfarhood","given":"Sultan","non-dropping-particle":"","parse-names":false,"suffix":""}],"container-title":"Computer Modeling in Engineering &amp; Sciences","id":"ITEM-1","issue":"3","issued":{"date-parts":[["2025"]]},"page":"3615-3638","title":"Video-Based Human Activity Recognition Using Hybrid Deep Learning Model","type":"article-journal","volume":"143"},"uris":["http://www.mendeley.com/documents/?uuid=f4b39e07-b09a-44e6-b7c3-60a63fe6a78e"]}],"mendeley":{"formattedCitation":"(Shin et al. 2025)","plainTextFormattedCitation":"(Shin et al. 2025)","previouslyFormattedCitation":"[19]"},"properties":{"noteIndex":0},"schema":"https://github.com/citation-style-language/schema/raw/master/csl-citation.json"}</w:instrText>
      </w:r>
      <w:r w:rsidR="00B82CCE">
        <w:fldChar w:fldCharType="separate"/>
      </w:r>
      <w:r w:rsidR="00AE3503" w:rsidRPr="00AE3503">
        <w:rPr>
          <w:noProof/>
        </w:rPr>
        <w:t>(Shin et al. 2025)</w:t>
      </w:r>
      <w:r w:rsidR="00B82CCE">
        <w:fldChar w:fldCharType="end"/>
      </w:r>
      <w:r>
        <w:t xml:space="preserve"> and </w:t>
      </w:r>
      <w:r w:rsidR="00B82CCE">
        <w:fldChar w:fldCharType="begin" w:fldLock="1"/>
      </w:r>
      <w:r w:rsidR="00AE3503">
        <w:instrText>ADDIN CSL_CITATION {"citationItems":[{"id":"ITEM-1","itemData":{"DOI":"10.3390/s25185765","ISSN":"1424-8220","PMID":"41013001","abstract":"With the widespread application of wearable sensors in health monitoring and human–computer interaction, deep learning-based human activity recognition (HAR) research faces challenges such as the effective extraction of multi-scale temporal features and the enhancement of robustness against noise in multi-source data. This study proposes the TGA-HAR (TCN-GRU-Attention-HAR) model. The TGA-HAR model integrates Temporal Convolutional Neural Networks and Recurrent Neural Networks by constructing a hierarchical feature abstraction architecture through cascading Temporal Convolutional Network (TCN) and Bidirectional Gated Recurrent Unit (BiGRU) layers for complex activity recognition. This study utilizes TCN layers with dilated convolution kernels to extract multi-order temporal features. This study utilizes BiGRU layers to capture bidirectional temporal contextual correlation information. To further optimize feature representation, the TGA-HAR model introduces residual connections to enhance the stability of gradient propagation and employs an adaptive weighted attention mechanism to strengthen feature representation. The experimental results of this study demonstrate that the model achieved test accuracies of 99.37% on the WISDM dataset, 95.36% on the USC-HAD dataset, and 96.96% on the PAMAP2 dataset. Furthermore, we conducted tests on datasets collected in real-world scenarios. This method provides a highly robust solution for complex human activity recognition tasks.","author":[{"dropping-particle":"","family":"He","given":"Ji-Long","non-dropping-particle":"","parse-names":false,"suffix":""},{"dropping-particle":"","family":"Wang","given":"Jian-Hong","non-dropping-particle":"","parse-names":false,"suffix":""},{"dropping-particle":"","family":"Lo","given":"Chih-Min","non-dropping-particle":"","parse-names":false,"suffix":""},{"dropping-particle":"","family":"Jiang","given":"Zhaodi","non-dropping-particle":"","parse-names":false,"suffix":""}],"container-title":"Sensors","id":"ITEM-1","issue":"18","issued":{"date-parts":[["2025","9","16"]]},"page":"1-36","title":"Human Activity Recognition via Attention-Augmented TCN-BiGRU Fusion","type":"article-journal","volume":"25"},"uris":["http://www.mendeley.com/documents/?uuid=2ce5b07a-98c6-471e-b8d0-9f5dadd16836"]}],"mendeley":{"formattedCitation":"(He et al. 2025)","plainTextFormattedCitation":"(He et al. 2025)","previouslyFormattedCitation":"[36]"},"properties":{"noteIndex":0},"schema":"https://github.com/citation-style-language/schema/raw/master/csl-citation.json"}</w:instrText>
      </w:r>
      <w:r w:rsidR="00B82CCE">
        <w:fldChar w:fldCharType="separate"/>
      </w:r>
      <w:r w:rsidR="00AE3503" w:rsidRPr="00AE3503">
        <w:rPr>
          <w:noProof/>
        </w:rPr>
        <w:t>(He et al. 2025)</w:t>
      </w:r>
      <w:r w:rsidR="00B82CCE">
        <w:fldChar w:fldCharType="end"/>
      </w:r>
      <w:r>
        <w:t xml:space="preserve"> achieved state-of-the-art accuracy (&gt;98%) using such hybrid approaches on benchmarking datasets such as WISDM </w:t>
      </w:r>
      <w:r w:rsidR="00B82CCE">
        <w:fldChar w:fldCharType="begin" w:fldLock="1"/>
      </w:r>
      <w:r w:rsidR="00AE3503">
        <w:instrText>ADDIN CSL_CITATION {"citationItems":[{"id":"ITEM-1","itemData":{"DOI":"10.1007/s44230-025-00112-7","ISBN":"4423002500112","ISSN":"2667-1336","abstract":"Technologies that run on resource-constrained environments such as edge devices or locally hosted servers, led us towards a search for computationally lightweight models. In the present scenario, Human Activity Recognition (HAR) based on accelerometer and gyroscope sensors is one such domain where near real-time response is required and hence, we need to deploy the system to a local edge device. However, deep learning models that are often executed for activity prediction are not suitable for such resource constrained environment. To overcome this challenge, we have proposed an approach that combines the potential of data dimensionality and distillation of knowledge from a three-layer deep Convolutional Neural Network (CNN) model to train a single-layer CNN model. The novelty of the work lies in exploration of data dimensionality in a way that enables a student model to better generalize the knowledge captured by the teacher model. This proposed training pipeline allows us to implement simple models that attempt to mimic the performance of gigantic deep learning models without overfitting it. This methodology was tested on three different HAR benchmark datasets, UCI-HAR, WISDM and MHEALTH and they achieved overall classification accuracies of 96.78%, 90.01% and 99.12% respectively with more than 4 times less trainable parameter size.","author":[{"dropping-particle":"","family":"Nandi","given":"Dipannyta","non-dropping-particle":"","parse-names":false,"suffix":""},{"dropping-particle":"","family":"Singh","given":"Pawan Kumar","non-dropping-particle":"","parse-names":false,"suffix":""},{"dropping-particle":"","family":"Chowdhury","given":"Chandreyee","non-dropping-particle":"","parse-names":false,"suffix":""}],"container-title":"Human-Centric Intelligent Systems","id":"ITEM-1","issue":"0123456789","issued":{"date-parts":[["2025","10","27"]]},"page":"1-17","publisher":"Springer Netherlands","title":"Exploring Dimensionality with Knowledge Distillation for Human Activity Recognition","type":"article-journal","volume":"1"},"uris":["http://www.mendeley.com/documents/?uuid=9282eec8-3714-4efc-af69-49a3b6d60429"]},{"id":"ITEM-2","itemData":{"DOI":"10.3390/s25185765","ISSN":"1424-8220","PMID":"41013001","abstract":"With the widespread application of wearable sensors in health monitoring and human–computer interaction, deep learning-based human activity recognition (HAR) research faces challenges such as the effective extraction of multi-scale temporal features and the enhancement of robustness against noise in multi-source data. This study proposes the TGA-HAR (TCN-GRU-Attention-HAR) model. The TGA-HAR model integrates Temporal Convolutional Neural Networks and Recurrent Neural Networks by constructing a hierarchical feature abstraction architecture through cascading Temporal Convolutional Network (TCN) and Bidirectional Gated Recurrent Unit (BiGRU) layers for complex activity recognition. This study utilizes TCN layers with dilated convolution kernels to extract multi-order temporal features. This study utilizes BiGRU layers to capture bidirectional temporal contextual correlation information. To further optimize feature representation, the TGA-HAR model introduces residual connections to enhance the stability of gradient propagation and employs an adaptive weighted attention mechanism to strengthen feature representation. The experimental results of this study demonstrate that the model achieved test accuracies of 99.37% on the WISDM dataset, 95.36% on the USC-HAD dataset, and 96.96% on the PAMAP2 dataset. Furthermore, we conducted tests on datasets collected in real-world scenarios. This method provides a highly robust solution for complex human activity recognition tasks.","author":[{"dropping-particle":"","family":"He","given":"Ji-Long","non-dropping-particle":"","parse-names":false,"suffix":""},{"dropping-particle":"","family":"Wang","given":"Jian-Hong","non-dropping-particle":"","parse-names":false,"suffix":""},{"dropping-particle":"","family":"Lo","given":"Chih-Min","non-dropping-particle":"","parse-names":false,"suffix":""},{"dropping-particle":"","family":"Jiang","given":"Zhaodi","non-dropping-particle":"","parse-names":false,"suffix":""}],"container-title":"Sensors","id":"ITEM-2","issue":"18","issued":{"date-parts":[["2025","9","16"]]},"page":"1-36","title":"Human Activity Recognition via Attention-Augmented TCN-BiGRU Fusion","type":"article-journal","volume":"25"},"uris":["http://www.mendeley.com/documents/?uuid=2ce5b07a-98c6-471e-b8d0-9f5dadd16836"]},{"id":"ITEM-3","itemData":{"DOI":"10.1038/s41598-025-16180-5","ISBN":"4159802516","ISSN":"2045-2322","abstract":"Human Activity Recognition (HAR) has become an active research area in recent years due to its applicability in various domains and the growing need for convenient facilities and intelligent homes for the elderly. Physical activity tends to decrease as people age, along with their ability to perform day-to-day tasks, which affects both mental and physical health. Several investigators apply deep learning (DL) and machine learning (ML) approaches to recognize human activities, but minimal investigations are concentrated on human activity recognition of older adults. Recently, the DL method has demonstrated excellent performance in classifying human activities using HAR information. Therefore, this study introduces an Advanced Smart Human Activity Recognition for Disabled People Using Deep Learning with a Snake Optimiser (AHARDP-DLSO) approach. The purpose of the AHARDP-DLSO technique is to provide an efficient deep learning-based HAR model designed to detect and classify the daily activities of individuals with disabilities with high precision and adaptability. Primarily, the min-max normalization is utilized for data normalization to ensure consistent input data quality. Furthermore, the AHARDP-DLSO technique utilizes the deep belief network (DBN) model for the classification process. To further enhance performance, the hyperparameter tuning of the DBN method is performed by using the snake optimizer algorithm (SOA) model. The experimental validation of the AHARDP-DLSO method is performed under the WISDM dataset. The comparison study of the AHARDP-DLSO method revealed a superior accuracy value of 95.81% compared to existing models.","author":[{"dropping-particle":"","family":"Alohali","given":"Manal Abdullah","non-dropping-particle":"","parse-names":false,"suffix":""},{"dropping-particle":"","family":"Alzahrani","given":"Mohammed Yahya","non-dropping-particle":"","parse-names":false,"suffix":""},{"dropping-particle":"","family":"Alghamdi","given":"Asmaa Mansour","non-dropping-particle":"","parse-names":false,"suffix":""},{"dropping-particle":"","family":"Yaseen","given":"Ishfaq","non-dropping-particle":"","parse-names":false,"suffix":""}],"container-title":"Scientific Reports","id":"ITEM-3","issue":"1","issued":{"date-parts":[["2025","8","26"]]},"page":"31372","title":"Advanced smart human activity recognition system for disabled people using artificial intelligence with snake optimizer techniques","type":"article-journal","volume":"15"},"uris":["http://www.mendeley.com/documents/?uuid=bb9643e9-5435-43e4-9b26-e5342820f71b"]},{"id":"ITEM-4","itemData":{"DOI":"10.1038/s41598-025-09970-4","ISSN":"20452322","PMID":"41120368","abstract":"Recent human activity recognition (HAR) developments have allowed numerous applications like healthcare, smart homes, and improved manufacturing. Activity recognition plays a crucial part in improving human well-being by capturing behavioral data, enabling computing systems to analyze, monitor, and assist the daily lives of individuals with disabilities. HAR assist in comprehending complex human actions and behaviors by observing body movements and the surrounding environment, aiming to support individuals with disabilities, and is therefore extensively utilized in smart homes, athletic competitions, medical care, and other applications. This paper proposes a binary grey wolf optimization-driven ensemble deep learning model for human activity recognition (BGWO-EDLMHAR) technique. The BGWO-EDLMHAR technique aims to develop a robust HAR method for disability assistance using advanced optimization models. The data normalization stage applies z-score normalization at first to transform raw data into a clean and structured format suitable for analysis or modelling. Furthermore, the binary grey wolf optimization (BGWO) method is utilized for the feature selection process. Moreover, the ensemble of DL models, namely bidirectional long short-term memory, variational autoencoder, and temporal convolutional network methods, are employed for the classification process. Finally, the cetacean optimization algorithm optimally adjusts the ensemble models’ hyperparameter values, resulting in more excellent classification performance. The BGWO-EDLMHAR approach is examined using the WISDM dataset. The comparison study of the BGWO-EDLMHAR approach portrayed a superior accuracy value of 98.51% over existing models.","author":[{"dropping-particle":"","family":"Alqahtani","given":"Hamed","non-dropping-particle":"","parse-names":false,"suffix":""}],"container-title":"Scientific Reports","id":"ITEM-4","issue":"1","issued":{"date-parts":[["2025"]]},"page":"1-17","title":"Implementing ensemble of deep learning model with optimization techniques for human activity recognition to assist individuals with disabilities","type":"article-journal","volume":"15"},"uris":["http://www.mendeley.com/documents/?uuid=f11b9ed5-1658-4dbb-a74d-8f7c180b15a4"]}],"mendeley":{"formattedCitation":"(Alohali et al. 2025; Alqahtani 2025; He et al. 2025; Nandi, Singh, and Chowdhury 2025)","plainTextFormattedCitation":"(Alohali et al. 2025; Alqahtani 2025; He et al. 2025; Nandi, Singh, and Chowdhury 2025)","previouslyFormattedCitation":"[12], [14], [35], [36]"},"properties":{"noteIndex":0},"schema":"https://github.com/citation-style-language/schema/raw/master/csl-citation.json"}</w:instrText>
      </w:r>
      <w:r w:rsidR="00B82CCE">
        <w:fldChar w:fldCharType="separate"/>
      </w:r>
      <w:r w:rsidR="00AE3503" w:rsidRPr="00AE3503">
        <w:rPr>
          <w:noProof/>
        </w:rPr>
        <w:t>(Alohali et al. 2025; Alqahtani 2025; He et al. 2025; Nandi, Singh, and Chowdhury 2025)</w:t>
      </w:r>
      <w:r w:rsidR="00B82CCE">
        <w:fldChar w:fldCharType="end"/>
      </w:r>
      <w:r w:rsidR="00B82CCE">
        <w:t xml:space="preserve"> </w:t>
      </w:r>
      <w:r>
        <w:t>and UCF101</w:t>
      </w:r>
      <w:r w:rsidR="00B82CCE">
        <w:t xml:space="preserve"> </w:t>
      </w:r>
      <w:r w:rsidR="00B82CCE">
        <w:fldChar w:fldCharType="begin" w:fldLock="1"/>
      </w:r>
      <w:r w:rsidR="00AE3503">
        <w:instrText>ADDIN CSL_CITATION {"citationItems":[{"id":"ITEM-1","itemData":{"DOI":"10.3390/electronics14204130","abstract":"Human Activity Recognition (HAR) is a key technology with applications in healthcare, security, smart environments, and sports analytics. Despite advances in deep learning, challenges remain in building models that are both efficient and generalizable due to the large scale and variability of video data. To address these issues, we propose a novel Dual-Teacher Knowledge Distillation (DTKD) framework tailored for HAR. The frame- work introduces three main contributions. First, we define static and dynamic activity classes in an objective and reproducible manner using optical-flow-based indicators, es- tablishing a quantitative classification scheme based on motion characteristics. Second, we develop subset-specialized teacher models and design a hybrid scoring mechanism that combines teacher confidence with cross-entropy loss. This enables dynamic weighting of teacher contributions, allowing the student to adaptively balance knowledge transfer across heterogeneous activities. Third, we provide a comprehensive evaluation on the UCF101 and HMDB51 benchmarks. Experimental results show that DTKD consistently outperforms baseline models and achieves balanced improvements across both static and dynamic subsets. These findings validate the effectiveness of combining subset-aware teacher specialization with hybrid scoring. The proposed approach improves recognition accuracy and robustness, offering practical value for real-world HAR applications such as driver monitoring, healthcare, and surveillance. Keywords:","author":[{"dropping-particle":"","family":"Park","given":"Young-jin","non-dropping-particle":"","parse-names":false,"suffix":""}],"container-title":"Electronics (MDPI)","id":"ITEM-1","issue":"4130","issued":{"date-parts":[["2025"]]},"page":"1-22","title":"Subset-Aware Dual-Teacher Knowledge Distillation with Hybrid Scoring for Human Activity Recognition","type":"article-journal","volume":"14"},"uris":["http://www.mendeley.com/documents/?uuid=895988be-cbc7-48dc-96cf-7b49000af298"]},{"id":"ITEM-2","itemData":{"DOI":"10.3390/biomimetics10090613","ISSN":"2313-7673","abstract":"This study investigates the integration of biologically inspired noise injection with a time-distributed adaptation of the AlexNet architecture to enhance the performance and robustness of human activity recognition (HAR) systems. It is a critical field in computer vision which involves identifying and interpreting human actions from video sequences and has applications in healthcare, security and smart environments. The proposed model is based on an adaptation of AlexNet, originally developed for static image classification and not inherently suited for modelling temporal sequences for video action classification tasks. While our time-distributed AlexNet efficiently captures spatial and temporal features and suitable for video classification. However, its performance can be limited by overfitting and poor generalisation to unseen scenarios, to address these challenges, Gaussian noise was introduced at the input level during training, inspired by neural mechanisms observed in biological sensory processing to handle variability and uncertainty. Experiments were conducted on the EduNet, UCF50 and UCF101 datasets. The EduNet dataset was specifically designed for educational environments and we evaluate the impact of noise injection on model accuracy, stability and overall performance. The proposed bio-inspired noise-injected time-distributed AlexNet achieved an overall accuracy of 91.40% and an F1 score of 92.77%, outperforming other state-of-the-art models. Hyperparameter tuning, particularly optimising the learning rate, further enhanced model stability, reflected in lower standard deviation values across multiple experimental runs. These findings demonstrate that the strategic combination of noise injection with time-distributed architectures improves generalisation and robustness in HAR, paving the way for resource-efficient and real-world-deployable deep learning systems.","author":[{"dropping-particle":"","family":"Dutta","given":"Sanjay","non-dropping-particle":"","parse-names":false,"suffix":""},{"dropping-particle":"","family":"Boongoen","given":"Tossapon","non-dropping-particle":"","parse-names":false,"suffix":""},{"dropping-particle":"","family":"Zwiggelaar","given":"Reyer","non-dropping-particle":"","parse-names":false,"suffix":""}],"container-title":"Biomimetics","id":"ITEM-2","issue":"9","issued":{"date-parts":[["2025","9","11"]]},"page":"613","title":"Human Activity Recognition with Noise-Injected Time-Distributed AlexNet","type":"article-journal","volume":"10"},"uris":["http://www.mendeley.com/documents/?uuid=9fb25428-86ba-4906-98a1-ae2b7300ae24"]},{"id":"ITEM-3","itemData":{"DOI":"10.32604/cmes.2025.064588","ISSN":"1526-1506","abstract":"Activity recognition is a challenging topic in the field of computer vision that has various applications, including surveillance systems, industrial automation, and human-computer interaction. Today, the demand for automation has greatly increased across industries worldwide. Real-time detection requires edge devices with limited computational time. This study proposes a novel hybrid deep learning system for human activity recognition (HAR), aiming to enhance the recognition accuracy and reduce the computational time. The proposed system combines a pre- trained image classification model with a sequence analysis model. First, the dataset was divided into a training set (70%), validation set (10%), and test set (20%). Second, all the videoswere converted into frames and deep-based features were extracted from each frame using convolutional neural networks (CNNs) with a vision transformer. Following that, bidirectional long short-term memory (BiLSTM)- and temporal convolutional network (TCN)-based models were trained using the training set, and their performances were evaluated using the validation set and test set. Four benchmark datasets (UCF11, UCF50, UCF101, and JHMDB) were used to evaluate the performance of the proposed HAR-based system. The experimental results showed that the combination of ConvNeXt and the TCN-based model achieved a recognition accuracy of 97.73% for UCF11, 98.81% for UCF50, 98.46% for UCF101, and 83.38% for JHMDB, respectively. This represents improvements in the recognition accuracy of 4%, 2.67%, 3.67%, and 7.08% for the UCF11, UCF50, UCF101, and JHMDB datasets, respectively, over existing models. Moreover, the proposed HAR-based system obtained superior recognition accuracy, shorter computational times, and minimal memory usage compared to the existing models.","author":[{"dropping-particle":"","family":"Shin","given":"Jungpil","non-dropping-particle":"","parse-names":false,"suffix":""},{"dropping-particle":"","family":"Hasan","given":"Md. Al Mehedi","non-dropping-particle":"","parse-names":false,"suffix":""},{"dropping-particle":"","family":"Maniruzzaman","given":"Md.","non-dropping-particle":"","parse-names":false,"suffix":""},{"dropping-particle":"","family":"Nishimura","given":"Satoshi","non-dropping-particle":"","parse-names":false,"suffix":""},{"dropping-particle":"","family":"Alfarhood","given":"Sultan","non-dropping-particle":"","parse-names":false,"suffix":""}],"container-title":"Computer Modeling in Engineering &amp; Sciences","id":"ITEM-3","issue":"3","issued":{"date-parts":[["2025"]]},"page":"3615-3638","title":"Video-Based Human Activity Recognition Using Hybrid Deep Learning Model","type":"article-journal","volume":"143"},"uris":["http://www.mendeley.com/documents/?uuid=f4b39e07-b09a-44e6-b7c3-60a63fe6a78e"]}],"mendeley":{"formattedCitation":"(Dutta, Boongoen, and Zwiggelaar 2025; Park 2025; Shin et al. 2025)","plainTextFormattedCitation":"(Dutta, Boongoen, and Zwiggelaar 2025; Park 2025; Shin et al. 2025)","previouslyFormattedCitation":"[19], [38], [39]"},"properties":{"noteIndex":0},"schema":"https://github.com/citation-style-language/schema/raw/master/csl-citation.json"}</w:instrText>
      </w:r>
      <w:r w:rsidR="00B82CCE">
        <w:fldChar w:fldCharType="separate"/>
      </w:r>
      <w:r w:rsidR="00AE3503" w:rsidRPr="00AE3503">
        <w:rPr>
          <w:noProof/>
        </w:rPr>
        <w:t>(Dutta, Boongoen, and Zwiggelaar 2025; Park 2025; Shin et al. 2025)</w:t>
      </w:r>
      <w:r w:rsidR="00B82CCE">
        <w:fldChar w:fldCharType="end"/>
      </w:r>
      <w:r>
        <w:t>. This project is composed to make use of these hybrid designs in particular to enhance the recognition of the transitional activities that were found in the segmentation phase.</w:t>
      </w:r>
    </w:p>
    <w:p w14:paraId="18CB8841" w14:textId="768C65EA" w:rsidR="00916349" w:rsidRDefault="00916349" w:rsidP="0014623B">
      <w:pPr>
        <w:pStyle w:val="Heading2"/>
      </w:pPr>
      <w:bookmarkStart w:id="59" w:name="_Toc219762475"/>
      <w:bookmarkStart w:id="60" w:name="_Toc219762604"/>
      <w:r>
        <w:lastRenderedPageBreak/>
        <w:t xml:space="preserve">Operational Efficiency: The </w:t>
      </w:r>
      <w:proofErr w:type="spellStart"/>
      <w:r>
        <w:t>NanoML</w:t>
      </w:r>
      <w:proofErr w:type="spellEnd"/>
      <w:r>
        <w:t xml:space="preserve"> Revolution</w:t>
      </w:r>
      <w:bookmarkEnd w:id="59"/>
      <w:bookmarkEnd w:id="60"/>
    </w:p>
    <w:p w14:paraId="26E066B3" w14:textId="7E2B01BD" w:rsidR="006F2F29" w:rsidRDefault="00916349" w:rsidP="006F2F29">
      <w:r>
        <w:t xml:space="preserve">Deploying complex models on battery operated wearable devices is a serious bottleneck. A strategic pivot towards Edge AI and </w:t>
      </w:r>
      <w:proofErr w:type="spellStart"/>
      <w:r>
        <w:t>NanoML</w:t>
      </w:r>
      <w:proofErr w:type="spellEnd"/>
      <w:r>
        <w:t xml:space="preserve"> is identified in the literature in 2025</w:t>
      </w:r>
      <w:r w:rsidR="00AE3503">
        <w:t xml:space="preserve"> </w:t>
      </w:r>
      <w:r w:rsidR="00AE3503">
        <w:fldChar w:fldCharType="begin" w:fldLock="1"/>
      </w:r>
      <w:r w:rsidR="00AE3503">
        <w:instrText>ADDIN CSL_CITATION {"citationItems":[{"id":"ITEM-1","itemData":{"abstract":"Human Activity Recognition (HAR) is critical for applications in healthcare, fitness, and IoT, but deploying accurate models on resource-constrained devices remains challenging due to high energy and memory demands. This paper demonstrates the application of Differentiable Weightless Neural Networks (DWNs) to HAR, achieving competitive accuracies of 96.34% and 96.67% while consuming only 56nJ and 104nJ per sample, with an inference time of just 5ns per sample. The DWNs were implemented and evaluated on an FPGA, showcasing their practical feasibility for energy-efficient hardware deployment. DWNs achieve up to 926,000x energy savings and 260x memory reduction compared to state-of-the-art deep learning methods. These results position DWNs as a nano-machine learning nanoML model for HAR, setting a new benchmark in energy efficiency and compactness for edge and wearable devices, paving the way for ultra-efficient edge AI.","author":[{"dropping-particle":"","family":"Bacellar","given":"Alan T L","non-dropping-particle":"","parse-names":false,"suffix":""},{"dropping-particle":"","family":"Jadhao","given":"Mugdha P","non-dropping-particle":"","parse-names":false,"suffix":""},{"dropping-particle":"","family":"Nag","given":"Shashank","non-dropping-particle":"","parse-names":false,"suffix":""},{"dropping-particle":"V","family":"Lima","given":"Priscila M","non-dropping-particle":"","parse-names":false,"suffix":""},{"dropping-particle":"","family":"Franca","given":"Felipe M. G.","non-dropping-particle":"","parse-names":false,"suffix":""},{"dropping-particle":"","family":"John","given":"Lizy K","non-dropping-particle":"","parse-names":false,"suffix":""}],"container-title":"Proceedings of tinyML Research Symposium (tinyML Research Symposium'25)","id":"ITEM-1","issue":"1","issued":{"date-parts":[["2025","2","13"]]},"page":"1-7","publisher":"Association for Computing Machinery","title":"nanoML for Human Activity Recognition","type":"article-journal","volume":"1"},"uris":["http://www.mendeley.com/documents/?uuid=c095c4eb-b719-463c-9efb-360cc740d10b"]}],"mendeley":{"formattedCitation":"(Bacellar et al. 2025)","plainTextFormattedCitation":"(Bacellar et al. 2025)","previouslyFormattedCitation":"[28]"},"properties":{"noteIndex":0},"schema":"https://github.com/citation-style-language/schema/raw/master/csl-citation.json"}</w:instrText>
      </w:r>
      <w:r w:rsidR="00AE3503">
        <w:fldChar w:fldCharType="separate"/>
      </w:r>
      <w:r w:rsidR="00AE3503" w:rsidRPr="00AE3503">
        <w:rPr>
          <w:noProof/>
        </w:rPr>
        <w:t>(Bacellar et al. 2025)</w:t>
      </w:r>
      <w:r w:rsidR="00AE3503">
        <w:fldChar w:fldCharType="end"/>
      </w:r>
      <w:r>
        <w:t xml:space="preserve">. Differentiable Weightless Neural Networks (DWNs) on FPGAs have been introduced by </w:t>
      </w:r>
      <w:r w:rsidR="00B82CCE">
        <w:fldChar w:fldCharType="begin" w:fldLock="1"/>
      </w:r>
      <w:r w:rsidR="00AE3503">
        <w:instrText>ADDIN CSL_CITATION {"citationItems":[{"id":"ITEM-1","itemData":{"abstract":"Human Activity Recognition (HAR) is critical for applications in healthcare, fitness, and IoT, but deploying accurate models on resource-constrained devices remains challenging due to high energy and memory demands. This paper demonstrates the application of Differentiable Weightless Neural Networks (DWNs) to HAR, achieving competitive accuracies of 96.34% and 96.67% while consuming only 56nJ and 104nJ per sample, with an inference time of just 5ns per sample. The DWNs were implemented and evaluated on an FPGA, showcasing their practical feasibility for energy-efficient hardware deployment. DWNs achieve up to 926,000x energy savings and 260x memory reduction compared to state-of-the-art deep learning methods. These results position DWNs as a nano-machine learning nanoML model for HAR, setting a new benchmark in energy efficiency and compactness for edge and wearable devices, paving the way for ultra-efficient edge AI.","author":[{"dropping-particle":"","family":"Bacellar","given":"Alan T L","non-dropping-particle":"","parse-names":false,"suffix":""},{"dropping-particle":"","family":"Jadhao","given":"Mugdha P","non-dropping-particle":"","parse-names":false,"suffix":""},{"dropping-particle":"","family":"Nag","given":"Shashank","non-dropping-particle":"","parse-names":false,"suffix":""},{"dropping-particle":"V","family":"Lima","given":"Priscila M","non-dropping-particle":"","parse-names":false,"suffix":""},{"dropping-particle":"","family":"Franca","given":"Felipe M. G.","non-dropping-particle":"","parse-names":false,"suffix":""},{"dropping-particle":"","family":"John","given":"Lizy K","non-dropping-particle":"","parse-names":false,"suffix":""}],"container-title":"Proceedings of tinyML Research Symposium (tinyML Research Symposium'25)","id":"ITEM-1","issue":"1","issued":{"date-parts":[["2025","2","13"]]},"page":"1-7","publisher":"Association for Computing Machinery","title":"nanoML for Human Activity Recognition","type":"article-journal","volume":"1"},"uris":["http://www.mendeley.com/documents/?uuid=c095c4eb-b719-463c-9efb-360cc740d10b"]}],"mendeley":{"formattedCitation":"(Bacellar et al. 2025)","plainTextFormattedCitation":"(Bacellar et al. 2025)","previouslyFormattedCitation":"[28]"},"properties":{"noteIndex":0},"schema":"https://github.com/citation-style-language/schema/raw/master/csl-citation.json"}</w:instrText>
      </w:r>
      <w:r w:rsidR="00B82CCE">
        <w:fldChar w:fldCharType="separate"/>
      </w:r>
      <w:r w:rsidR="00AE3503" w:rsidRPr="00AE3503">
        <w:rPr>
          <w:noProof/>
        </w:rPr>
        <w:t>(Bacellar et al. 2025)</w:t>
      </w:r>
      <w:r w:rsidR="00B82CCE">
        <w:fldChar w:fldCharType="end"/>
      </w:r>
      <w:r>
        <w:t xml:space="preserve">, being able to operate with an energy consumption at nanojoule scale (56 </w:t>
      </w:r>
      <w:proofErr w:type="spellStart"/>
      <w:r>
        <w:t>nJ</w:t>
      </w:r>
      <w:proofErr w:type="spellEnd"/>
      <w:r>
        <w:t xml:space="preserve">/sample). Furthermore, </w:t>
      </w:r>
      <w:r w:rsidR="00B82CCE">
        <w:fldChar w:fldCharType="begin" w:fldLock="1"/>
      </w:r>
      <w:r w:rsidR="00AE3503">
        <w:instrText>ADDIN CSL_CITATION {"citationItems":[{"id":"ITEM-1","itemData":{"DOI":"10.1038/s41598-025-25297-2","ISBN":"4159802526297","ISSN":"2045-2322","abstract":"Human activity recognition (HAR) is essential for applications such as healthcare monitoring, fitness tracking, and smart environments, yet deploying accurate and interpretable models on resource- constrained devices remains challenging. In this paper, we propose XTinyHAR, a lightweight, transformer-based unimodal framework trained via cross-modal knowledge distillation from a multimodal teacher. Our model incorporates temporal positional embeddings and attention rollout to enhance sequential feature extraction and interpretability. Evaluated on UTD-MHAD and MM-Fit, XTinyHAR achieves test accuracies of 98.71% and 98.55% with F1-scores that match these results and Cohen’s Kappa above 0.98. The model remains lightweight (2.45 MB) with fast inference (3.1 ms on CPU, 1.2 ms on GPU) and low computational cost (11.3M FLOPs). Extensive ablation studies confirm the contribution of each component, and subject-wise evaluations demonstrate strong generalization across users. These results highlight XTinyHAR’s potential as a high-performance, interpretable, and deployable solution for real-time HAR on edge devices. Our codes are available at: h t t p s : / / g i t h u b . c o m / I s m - a i l 1 1 / X T i n y H A R HAR1","author":[{"dropping-particle":"","family":"Lamaakal","given":"Ismail","non-dropping-particle":"","parse-names":false,"suffix":""},{"dropping-particle":"","family":"Yahyati","given":"Chaymae","non-dropping-particle":"","parse-names":false,"suffix":""},{"dropping-particle":"","family":"Maleh","given":"Yassine","non-dropping-particle":"","parse-names":false,"suffix":""},{"dropping-particle":"","family":"Makkaoui","given":"Khalid","non-dropping-particle":"El","parse-names":false,"suffix":""},{"dropping-particle":"","family":"Ouahbi","given":"Ibrahim","non-dropping-particle":"","parse-names":false,"suffix":""},{"dropping-particle":"","family":"El-Latif","given":"Ahmed A. Abd","non-dropping-particle":"","parse-names":false,"suffix":""},{"dropping-particle":"","family":"Zomorodi","given":"Mariam","non-dropping-particle":"","parse-names":false,"suffix":""},{"dropping-particle":"","family":"El-Rahiem","given":"Basma Abd","non-dropping-particle":"","parse-names":false,"suffix":""}],"container-title":"Scientific Reports","id":"ITEM-1","issue":"1","issued":{"date-parts":[["2025"]]},"page":"1-33","title":"A tiny inertial transformer for human activity recognition via multimodal knowledge distillation and explainable AI","type":"article-journal","volume":"15"},"uris":["http://www.mendeley.com/documents/?uuid=7fb6a3e6-4ac8-4b72-927c-d9e2d708aa63"]},{"id":"ITEM-2","itemData":{"DOI":"10.1145/3714394.3756254","ISBN":"9798400714771","abstract":"The lack of standardization across Wearable Human Activity Recognition (WHAR) datasets limits reproducibility, comparability, and research efficiency. We introduce WHAR datasets, an open-source library designed to simplify WHAR data handling through a standardized data format and a configuration-driven design, enabling reproducible and computationally efficient workflows with minimal manual intervention. The library currently supports 9 widely-used datasets, integrates with PyTorch and TensorFlow, and is easily extensible to new datasets. To demonstrate its utility, we trained two state-of-the-art models, TinyHar and MLP-HAR, on the included datasets, approximately reproducing published results and validating the library's effectiveness for experimentation and benchmarking. Additionally, we evaluated preprocessing performance and observed speedups of up to 3.8x using multiprocessing. We hope this library contributes to more efficient, reproducible, and comparable WHAR research.","author":[{"dropping-particle":"","family":"Burzer","given":"Maximilian","non-dropping-particle":"","parse-names":false,"suffix":""},{"dropping-particle":"","family":"King","given":"Tobias","non-dropping-particle":"","parse-names":false,"suffix":""},{"dropping-particle":"","family":"Riedel","given":"Till","non-dropping-particle":"","parse-names":false,"suffix":""},{"dropping-particle":"","family":"Beigl","given":"Michael","non-dropping-particle":"","parse-names":false,"suffix":""},{"dropping-particle":"","family":"Röddiger","given":"Tobias","non-dropping-particle":"","parse-names":false,"suffix":""}],"container-title":"Companion of the the 2025 ACM International Joint Conference on Pervasive and Ubiquitous Computing (UbiComp Companion '25), October 12â•ﬁ16, 2025, Espoo, Finland","id":"ITEM-2","issue":"1","issued":{"date-parts":[["2025"]]},"page":"1-8","publisher":"arXiv","title":"WHAR Datasets: An Open Source Library for Wearable Human Activity Recognition","type":"article-journal","volume":"1"},"uris":["http://www.mendeley.com/documents/?uuid=387a2808-1ac8-4cf4-a5e9-2a4f2607d6b0"]}],"mendeley":{"formattedCitation":"(Burzer et al. 2025; Lamaakal et al. 2025)","plainTextFormattedCitation":"(Burzer et al. 2025; Lamaakal et al. 2025)","previouslyFormattedCitation":"[29], [34]"},"properties":{"noteIndex":0},"schema":"https://github.com/citation-style-language/schema/raw/master/csl-citation.json"}</w:instrText>
      </w:r>
      <w:r w:rsidR="00B82CCE">
        <w:fldChar w:fldCharType="separate"/>
      </w:r>
      <w:r w:rsidR="00AE3503" w:rsidRPr="00AE3503">
        <w:rPr>
          <w:noProof/>
        </w:rPr>
        <w:t>(Burzer et al. 2025; Lamaakal et al. 2025)</w:t>
      </w:r>
      <w:r w:rsidR="00B82CCE">
        <w:fldChar w:fldCharType="end"/>
      </w:r>
      <w:r>
        <w:t xml:space="preserve"> showed that Knowledge Distillation can be used to compress heavy Transformer models into lightweight "</w:t>
      </w:r>
      <w:proofErr w:type="spellStart"/>
      <w:r>
        <w:t>TinyHAR</w:t>
      </w:r>
      <w:proofErr w:type="spellEnd"/>
      <w:r>
        <w:t xml:space="preserve">" models that can be used for smartwatches, reducing the time of inference to milliseconds. </w:t>
      </w:r>
    </w:p>
    <w:p w14:paraId="5336E201" w14:textId="05519C28" w:rsidR="00916349" w:rsidRDefault="00916349" w:rsidP="006F2F29">
      <w:r>
        <w:t>This review confirms the fact that although the accuracy has reached a saturation point (&gt;99%) the current research frontier is optimizing these models for the edge without compromising the ability to detect complex, transitional behaviors.</w:t>
      </w:r>
    </w:p>
    <w:p w14:paraId="7B8929A2" w14:textId="34906947" w:rsidR="00916349" w:rsidRDefault="00916349" w:rsidP="00FC4AAA">
      <w:pPr>
        <w:pStyle w:val="Heading1"/>
      </w:pPr>
      <w:bookmarkStart w:id="61" w:name="_Toc219762476"/>
      <w:bookmarkStart w:id="62" w:name="_Toc219762605"/>
      <w:commentRangeStart w:id="63"/>
      <w:r>
        <w:t>Proposed Methodology</w:t>
      </w:r>
      <w:bookmarkEnd w:id="61"/>
      <w:bookmarkEnd w:id="62"/>
      <w:commentRangeEnd w:id="63"/>
      <w:r w:rsidR="009058AB">
        <w:rPr>
          <w:rStyle w:val="CommentReference"/>
          <w:b w:val="0"/>
          <w:bCs w:val="0"/>
        </w:rPr>
        <w:commentReference w:id="63"/>
      </w:r>
    </w:p>
    <w:p w14:paraId="580F33EC" w14:textId="0106C12C" w:rsidR="00916349" w:rsidRDefault="00916349" w:rsidP="006F2F29">
      <w:r>
        <w:t xml:space="preserve">To meet the above stated objectives within the </w:t>
      </w:r>
      <w:r w:rsidR="006F2F29">
        <w:t>18-months</w:t>
      </w:r>
      <w:r>
        <w:t xml:space="preserve"> period, the approach taken to this research is a constructive-experimental approach. The proposed framework, called "Nano-HAR," improves upon the segmentation ideas that were introduced by Baraka (2024) that incorporated them into a Transformer-based pipeline optimized to run on the edge. The methodology has four phases, which can be followed in sequence:</w:t>
      </w:r>
    </w:p>
    <w:p w14:paraId="0C97E864" w14:textId="77777777" w:rsidR="00916349" w:rsidRPr="00412E4B" w:rsidRDefault="00916349" w:rsidP="0014623B">
      <w:pPr>
        <w:pStyle w:val="Heading2"/>
      </w:pPr>
      <w:bookmarkStart w:id="64" w:name="_Toc219762477"/>
      <w:bookmarkStart w:id="65" w:name="_Toc219762606"/>
      <w:r w:rsidRPr="00412E4B">
        <w:t>Phase 1: Dynamic Attention Based Segmentation (The Input Layer)</w:t>
      </w:r>
      <w:bookmarkEnd w:id="64"/>
      <w:bookmarkEnd w:id="65"/>
    </w:p>
    <w:p w14:paraId="3ABAED2A" w14:textId="35584BF6" w:rsidR="00916349" w:rsidRPr="00412E4B" w:rsidRDefault="00916349" w:rsidP="006F2F29">
      <w:r w:rsidRPr="00412E4B">
        <w:t xml:space="preserve">The first phase is to solve the "Fixed Sliding Window" bottleneck. Instead of </w:t>
      </w:r>
      <w:commentRangeStart w:id="66"/>
      <w:r w:rsidRPr="00412E4B">
        <w:t xml:space="preserve">just using statistical similarity between windows </w:t>
      </w:r>
      <w:commentRangeEnd w:id="66"/>
      <w:r w:rsidR="00F902E6">
        <w:rPr>
          <w:rStyle w:val="CommentReference"/>
        </w:rPr>
        <w:commentReference w:id="66"/>
      </w:r>
      <w:r w:rsidR="006F2F29">
        <w:fldChar w:fldCharType="begin" w:fldLock="1"/>
      </w:r>
      <w:r w:rsidR="00AE3503">
        <w:instrText>ADDIN CSL_CITATION {"citationItems":[{"id":"ITEM-1","itemData":{"DOI":"10.1007/s11042-024-18933-2","ISBN":"0123456789","ISSN":"1573-7721","abstract":"Signal segmentation is a critical stage in activity recognition. Most existing studies adopted the fixed-size sliding window method for this stage. However, the fixed-size sliding window may not produce the most effective segmentation method since human activities have variable length durations, particularly transitional activities. In this paper, we propose a novel deep similarity segmentation model that overcomes not only the limitations of the fixed sliding window method but also the weaknesses of threshold-based segmentation methods. Specifically, a novel deep learning model is designed to distinguish between transitional and basic activity by treating the segmentation task as a binary classification task. The proposed model accepts multiple sequence windows and extracts the local features automatically for each window using convolutional neural networks. The temporal features of windows are extracted by measuring the similarity and differentiation between the local features of adjacent windows. The local features are combined with the temporal features and passed to deep fully connected layers to distinguish the transitional activity from the basic activity windows. The evaluation relies on two public datasets, SBHARPT and FORTH-TRACE. According to the experimental findings, the proposed approach can distinguish between basic and transitional activities with an accuracy of 98.51% and 98.41%, respectively. Additionally, our method outperformed the fixed sliding window for activity recognition by 2.93% and 2.24% for both datasets, respectively, achieving an accuracy of 93.35% and 84.96%. These results are significant and outperform the precision of cutting-edge models.","author":[{"dropping-particle":"","family":"Baraka","given":"AbdulRahman","non-dropping-particle":"","parse-names":false,"suffix":""},{"dropping-particle":"","family":"Mohd Noor","given":"Mohd Halim","non-dropping-particle":"","parse-names":false,"suffix":""}],"container-title":"Multimedia Tools and Applications","id":"ITEM-1","issue":"11","issued":{"date-parts":[["2024","5","4"]]},"page":"8869-8892","publisher":"Springer US","title":"Deep similarity segmentation model for sensor-based activity recognition","type":"article-journal","volume":"84"},"uris":["http://www.mendeley.com/documents/?uuid=55897853-0424-4621-9011-335c18ee0281"]},{"id":"ITEM-2","itemData":{"abstract":"Sensor-based human activity recognition plays a significant role in many fields, such as elder surveillance and fall detection in healthcare, workout supervisor, and smart homes in Internet of Things (IoT) applications. Human activity recognition (HAR) is performed through three stages: signal segmentation, feature extraction, and classification stage. The fixed-size sliding window method is the most widely used method for signal segmentation. However, due to the varying duration times of human activities, the fixed-size sliding window may not produce an optimal segmentation process, particularly during transitional activity. Hence, selecting the optimal window size is a challenging and crucial task, especially if transitional activities are considered. The researchers attempted to enhance the segmentation method by proposing various techniques. However, most of them focus on each window’s features, and few consider the temporal relationships between the adjacent windows. Therefore, an analysis of the impact of window size on the performance of basic and transitional activity recognition is performed using a deep learning model. Then,two similarity-based approaches are proposed. The first approach is a similarity-based segmentation approach that exploits the temporal structure of the activity signal by comparing the similarity between the adjacent windows. Specifically, the inner features are extracted using feature engineering for each window, and then the similarity of the features between the adjacent windows is measured using threshold values. This enables the segmentation stage to be more successful by allowing the model to distinguish between the transitional and non-transitional windows. While feature engineering and threshold-based methods required some experiments and some experts, a deep similarity segmentation model is proposed to enhance the similarity segmentation approach and avoid feature engineering and threshold-based methods. The deep learning model treats the segmentation task as a binary classification task. It extracts the local features of each window by using convolutional neural network layers. Then it extracts the temporal features by measuring the similarity between the features of adjacent windows. Both features are combined to present the final features for each window. The proposed approaches are evaluated using two public datasets and compared with the performance of state-of-the-art HAR models. The experimental results sho…","author":[{"dropping-particle":"","family":"BARAKA","given":"ABDULRAHMAN M A","non-dropping-particle":"","parse-names":false,"suffix":""},{"dropping-particle":"","family":"Noor","given":"Dr. Mohd Halim Mohd","non-dropping-particle":"","parse-names":false,"suffix":""}],"id":"ITEM-2","issued":{"date-parts":[["2024"]]},"number-of-pages":"1-140","publisher":"UNIVERSITI SAINS MALAYSIA","title":"SIMILARITY SEGMENTATION APPROACH FOR SENSOR-BASED HUMAN ACTIVITY RECOGNITION","type":"thesis"},"uris":["http://www.mendeley.com/documents/?uuid=51f13a44-ecac-42b1-812c-923e4b3b724b"]}],"mendeley":{"formattedCitation":"(A. Baraka and Mohd Noor 2024; BARAKA and Noor 2024)","plainTextFormattedCitation":"(A. Baraka and Mohd Noor 2024; BARAKA and Noor 2024)","previouslyFormattedCitation":"[1], [2]"},"properties":{"noteIndex":0},"schema":"https://github.com/citation-style-language/schema/raw/master/csl-citation.json"}</w:instrText>
      </w:r>
      <w:r w:rsidR="006F2F29">
        <w:fldChar w:fldCharType="separate"/>
      </w:r>
      <w:r w:rsidR="00AE3503" w:rsidRPr="00AE3503">
        <w:rPr>
          <w:noProof/>
        </w:rPr>
        <w:t>(A. Baraka and Mohd Noor 2024; BARAKA and Noor 2024)</w:t>
      </w:r>
      <w:r w:rsidR="006F2F29">
        <w:fldChar w:fldCharType="end"/>
      </w:r>
      <w:r w:rsidRPr="00412E4B">
        <w:t>, we will use a Semantic Attention Mechanism:</w:t>
      </w:r>
    </w:p>
    <w:p w14:paraId="39377725" w14:textId="5B0B1E14" w:rsidR="00916349" w:rsidRDefault="00916349" w:rsidP="006F2F29">
      <w:pPr>
        <w:pStyle w:val="ListParagraph"/>
        <w:numPr>
          <w:ilvl w:val="0"/>
          <w:numId w:val="17"/>
        </w:numPr>
      </w:pPr>
      <w:r>
        <w:lastRenderedPageBreak/>
        <w:t xml:space="preserve">Mechanism: A </w:t>
      </w:r>
      <w:commentRangeStart w:id="67"/>
      <w:r>
        <w:t xml:space="preserve">lightweight </w:t>
      </w:r>
      <w:commentRangeEnd w:id="67"/>
      <w:r w:rsidR="00F902E6">
        <w:rPr>
          <w:rStyle w:val="CommentReference"/>
        </w:rPr>
        <w:commentReference w:id="67"/>
      </w:r>
      <w:r>
        <w:t>"Gating Network" will scan the sensor stream that is continuous. It uses a simplified Self-Attention mechanism to calculate the "Semantic Change Score" between the consecutive time steps.</w:t>
      </w:r>
    </w:p>
    <w:p w14:paraId="5035097B" w14:textId="77777777" w:rsidR="00916349" w:rsidRDefault="00916349" w:rsidP="006F2F29">
      <w:pPr>
        <w:pStyle w:val="ListParagraph"/>
        <w:numPr>
          <w:ilvl w:val="0"/>
          <w:numId w:val="17"/>
        </w:numPr>
      </w:pPr>
      <w:commentRangeStart w:id="68"/>
      <w:r>
        <w:t>Innovation: When the score goes past a dynamic threshold, the system records a "Cut Point." This makes it possible to change the window size dynamically depending on how long the activity actually takes, and thus it can be used to capture Transitional Activities without the need to manually tune window sizes.</w:t>
      </w:r>
      <w:commentRangeEnd w:id="68"/>
      <w:r w:rsidR="00F902E6">
        <w:rPr>
          <w:rStyle w:val="CommentReference"/>
        </w:rPr>
        <w:commentReference w:id="68"/>
      </w:r>
    </w:p>
    <w:p w14:paraId="71F0056D" w14:textId="77777777" w:rsidR="00916349" w:rsidRDefault="00916349" w:rsidP="006F2F29">
      <w:pPr>
        <w:pStyle w:val="ListParagraph"/>
        <w:numPr>
          <w:ilvl w:val="0"/>
          <w:numId w:val="17"/>
        </w:numPr>
      </w:pPr>
      <w:r>
        <w:t>Baseline Comparison: The Deep Similarity Segmentation model will be used to benchmark this module in order to provide a quantitative measure of the improvement in the detection of transitional activities.</w:t>
      </w:r>
    </w:p>
    <w:p w14:paraId="33CCF5D7" w14:textId="77777777" w:rsidR="00916349" w:rsidRDefault="00916349" w:rsidP="0014623B">
      <w:pPr>
        <w:pStyle w:val="Heading2"/>
      </w:pPr>
      <w:bookmarkStart w:id="69" w:name="_Toc219762478"/>
      <w:bookmarkStart w:id="70" w:name="_Toc219762607"/>
      <w:r>
        <w:t>Phase 2: Hybrid Design of Architecture (The Core Model)</w:t>
      </w:r>
      <w:bookmarkEnd w:id="69"/>
      <w:bookmarkEnd w:id="70"/>
    </w:p>
    <w:p w14:paraId="58FFF87E" w14:textId="77777777" w:rsidR="00916349" w:rsidRDefault="00916349" w:rsidP="006F2F29">
      <w:r>
        <w:t>Once it is segmented, the data flows down into the core classifier. To compromise between accuracy and efficiency we propose a Hybrid CNN-Transformer Architecture:</w:t>
      </w:r>
    </w:p>
    <w:p w14:paraId="1256137B" w14:textId="77777777" w:rsidR="00916349" w:rsidRDefault="00916349" w:rsidP="006F2F29">
      <w:pPr>
        <w:pStyle w:val="ListParagraph"/>
        <w:numPr>
          <w:ilvl w:val="0"/>
          <w:numId w:val="18"/>
        </w:numPr>
      </w:pPr>
      <w:commentRangeStart w:id="71"/>
      <w:r>
        <w:t xml:space="preserve">Spatial Feature </w:t>
      </w:r>
      <w:commentRangeEnd w:id="71"/>
      <w:r w:rsidR="004A3603">
        <w:rPr>
          <w:rStyle w:val="CommentReference"/>
        </w:rPr>
        <w:commentReference w:id="71"/>
      </w:r>
      <w:r>
        <w:t xml:space="preserve">Extraction: A simplified CNN (based on </w:t>
      </w:r>
      <w:proofErr w:type="spellStart"/>
      <w:r>
        <w:t>ConvNeXt</w:t>
      </w:r>
      <w:proofErr w:type="spellEnd"/>
      <w:r>
        <w:t xml:space="preserve"> or any other modern backbones) will be used to extract some </w:t>
      </w:r>
      <w:r w:rsidRPr="006931D2">
        <w:rPr>
          <w:highlight w:val="yellow"/>
        </w:rPr>
        <w:t>local features</w:t>
      </w:r>
      <w:r>
        <w:t xml:space="preserve"> from the data sent by the sensor.</w:t>
      </w:r>
    </w:p>
    <w:p w14:paraId="347A2B04" w14:textId="77777777" w:rsidR="00916349" w:rsidRDefault="00916349" w:rsidP="006F2F29">
      <w:pPr>
        <w:pStyle w:val="ListParagraph"/>
        <w:numPr>
          <w:ilvl w:val="0"/>
          <w:numId w:val="18"/>
        </w:numPr>
      </w:pPr>
      <w:r>
        <w:t>Temporal Modeling: These features are then passed into a Vision Transformer block (</w:t>
      </w:r>
      <w:proofErr w:type="spellStart"/>
      <w:r>
        <w:t>ViT</w:t>
      </w:r>
      <w:proofErr w:type="spellEnd"/>
      <w:r>
        <w:t xml:space="preserve"> block). Unlike RNNs used in older studies, the </w:t>
      </w:r>
      <w:proofErr w:type="spellStart"/>
      <w:r>
        <w:t>ViT</w:t>
      </w:r>
      <w:proofErr w:type="spellEnd"/>
      <w:r>
        <w:t xml:space="preserve"> makes use of multi-head attention to model the long-range dependencies in a way that ensures that the context of complex activities remains intact.</w:t>
      </w:r>
    </w:p>
    <w:p w14:paraId="64568B5A" w14:textId="2276F1FE" w:rsidR="00916349" w:rsidRDefault="00916349" w:rsidP="006F2F29">
      <w:pPr>
        <w:pStyle w:val="ListParagraph"/>
        <w:numPr>
          <w:ilvl w:val="0"/>
          <w:numId w:val="18"/>
        </w:numPr>
      </w:pPr>
      <w:r>
        <w:t xml:space="preserve">Optimization: To avoid the </w:t>
      </w:r>
      <w:ins w:id="72" w:author="Abdulrahman Baraka" w:date="2026-02-06T16:27:00Z" w16du:dateUtc="2026-02-06T14:27:00Z">
        <w:r w:rsidR="006A10A5" w:rsidRPr="006A10A5">
          <w:t>cost-consuming</w:t>
        </w:r>
      </w:ins>
      <w:del w:id="73" w:author="Abdulrahman Baraka" w:date="2026-02-06T16:27:00Z" w16du:dateUtc="2026-02-06T14:27:00Z">
        <w:r w:rsidDel="006A10A5">
          <w:delText>model being too heavy</w:delText>
        </w:r>
      </w:del>
      <w:r>
        <w:t xml:space="preserve">, we will use </w:t>
      </w:r>
      <w:commentRangeStart w:id="74"/>
      <w:r>
        <w:t>Cross-Modal Knowledge Distillation</w:t>
      </w:r>
      <w:commentRangeEnd w:id="74"/>
      <w:r w:rsidR="006A10A5">
        <w:rPr>
          <w:rStyle w:val="CommentReference"/>
        </w:rPr>
        <w:commentReference w:id="74"/>
      </w:r>
      <w:r>
        <w:t xml:space="preserve">. A large "Teacher" model will be used to train a small "Student" model, so that the </w:t>
      </w:r>
      <w:r>
        <w:lastRenderedPageBreak/>
        <w:t xml:space="preserve">student maintains high accuracy using a fraction of the parameters </w:t>
      </w:r>
      <w:r w:rsidR="006F2F29">
        <w:fldChar w:fldCharType="begin" w:fldLock="1"/>
      </w:r>
      <w:r w:rsidR="00AE3503">
        <w:instrText>ADDIN CSL_CITATION {"citationItems":[{"id":"ITEM-1","itemData":{"DOI":"10.1038/s41598-025-25297-2","ISBN":"4159802526297","ISSN":"2045-2322","abstract":"Human activity recognition (HAR) is essential for applications such as healthcare monitoring, fitness tracking, and smart environments, yet deploying accurate and interpretable models on resource- constrained devices remains challenging. In this paper, we propose XTinyHAR, a lightweight, transformer-based unimodal framework trained via cross-modal knowledge distillation from a multimodal teacher. Our model incorporates temporal positional embeddings and attention rollout to enhance sequential feature extraction and interpretability. Evaluated on UTD-MHAD and MM-Fit, XTinyHAR achieves test accuracies of 98.71% and 98.55% with F1-scores that match these results and Cohen’s Kappa above 0.98. The model remains lightweight (2.45 MB) with fast inference (3.1 ms on CPU, 1.2 ms on GPU) and low computational cost (11.3M FLOPs). Extensive ablation studies confirm the contribution of each component, and subject-wise evaluations demonstrate strong generalization across users. These results highlight XTinyHAR’s potential as a high-performance, interpretable, and deployable solution for real-time HAR on edge devices. Our codes are available at: h t t p s : / / g i t h u b . c o m / I s m - a i l 1 1 / X T i n y H A R HAR1","author":[{"dropping-particle":"","family":"Lamaakal","given":"Ismail","non-dropping-particle":"","parse-names":false,"suffix":""},{"dropping-particle":"","family":"Yahyati","given":"Chaymae","non-dropping-particle":"","parse-names":false,"suffix":""},{"dropping-particle":"","family":"Maleh","given":"Yassine","non-dropping-particle":"","parse-names":false,"suffix":""},{"dropping-particle":"","family":"Makkaoui","given":"Khalid","non-dropping-particle":"El","parse-names":false,"suffix":""},{"dropping-particle":"","family":"Ouahbi","given":"Ibrahim","non-dropping-particle":"","parse-names":false,"suffix":""},{"dropping-particle":"","family":"El-Latif","given":"Ahmed A. Abd","non-dropping-particle":"","parse-names":false,"suffix":""},{"dropping-particle":"","family":"Zomorodi","given":"Mariam","non-dropping-particle":"","parse-names":false,"suffix":""},{"dropping-particle":"","family":"El-Rahiem","given":"Basma Abd","non-dropping-particle":"","parse-names":false,"suffix":""}],"container-title":"Scientific Reports","id":"ITEM-1","issue":"1","issued":{"date-parts":[["2025"]]},"page":"1-33","title":"A tiny inertial transformer for human activity recognition via multimodal knowledge distillation and explainable AI","type":"article-journal","volume":"15"},"uris":["http://www.mendeley.com/documents/?uuid=7fb6a3e6-4ac8-4b72-927c-d9e2d708aa63"]}],"mendeley":{"formattedCitation":"(Lamaakal et al. 2025)","plainTextFormattedCitation":"(Lamaakal et al. 2025)","previouslyFormattedCitation":"[29]"},"properties":{"noteIndex":0},"schema":"https://github.com/citation-style-language/schema/raw/master/csl-citation.json"}</w:instrText>
      </w:r>
      <w:r w:rsidR="006F2F29">
        <w:fldChar w:fldCharType="separate"/>
      </w:r>
      <w:r w:rsidR="00AE3503" w:rsidRPr="00AE3503">
        <w:rPr>
          <w:noProof/>
        </w:rPr>
        <w:t>(Lamaakal et al. 2025)</w:t>
      </w:r>
      <w:r w:rsidR="006F2F29">
        <w:fldChar w:fldCharType="end"/>
      </w:r>
      <w:r w:rsidR="006F2F29">
        <w:t>.</w:t>
      </w:r>
    </w:p>
    <w:p w14:paraId="431BFFFC" w14:textId="77777777" w:rsidR="00916349" w:rsidRDefault="00916349" w:rsidP="0014623B">
      <w:pPr>
        <w:pStyle w:val="Heading2"/>
      </w:pPr>
      <w:bookmarkStart w:id="75" w:name="_Toc219762479"/>
      <w:bookmarkStart w:id="76" w:name="_Toc219762608"/>
      <w:r>
        <w:t xml:space="preserve">Phase 3: Optimization of </w:t>
      </w:r>
      <w:proofErr w:type="spellStart"/>
      <w:r>
        <w:t>NanoML</w:t>
      </w:r>
      <w:proofErr w:type="spellEnd"/>
      <w:r>
        <w:t xml:space="preserve"> and Edge deployment (The Deployment Layer)</w:t>
      </w:r>
      <w:bookmarkEnd w:id="75"/>
      <w:bookmarkEnd w:id="76"/>
    </w:p>
    <w:p w14:paraId="24385106" w14:textId="7CCC99B3" w:rsidR="00916349" w:rsidRDefault="00916349" w:rsidP="006F2F29">
      <w:r>
        <w:t xml:space="preserve">This phase works on the computational constraints. The distilled model will be intensively </w:t>
      </w:r>
      <w:r w:rsidR="00412E4B">
        <w:t>optimized</w:t>
      </w:r>
      <w:r>
        <w:t xml:space="preserve"> to run on FPGA or Low-Power Microcontrollers:</w:t>
      </w:r>
    </w:p>
    <w:p w14:paraId="67750554" w14:textId="77777777" w:rsidR="00916349" w:rsidRDefault="00916349" w:rsidP="006F2F29">
      <w:pPr>
        <w:pStyle w:val="ListParagraph"/>
        <w:numPr>
          <w:ilvl w:val="0"/>
          <w:numId w:val="19"/>
        </w:numPr>
      </w:pPr>
      <w:r>
        <w:t>Quantization: The process of reducing memory footprint by applying 8-bit integers (INT8) instead of weight float in the model.</w:t>
      </w:r>
    </w:p>
    <w:p w14:paraId="19837871" w14:textId="395FB6C3" w:rsidR="00916349" w:rsidRDefault="00916349" w:rsidP="006F2F29">
      <w:pPr>
        <w:pStyle w:val="ListParagraph"/>
        <w:numPr>
          <w:ilvl w:val="0"/>
          <w:numId w:val="19"/>
        </w:numPr>
      </w:pPr>
      <w:r>
        <w:t xml:space="preserve">Weightless Neural Networks (Optional/Exploratory): Exploring implementation of logic-gate based processing </w:t>
      </w:r>
      <w:r w:rsidR="006F2F29">
        <w:fldChar w:fldCharType="begin" w:fldLock="1"/>
      </w:r>
      <w:r w:rsidR="00AE3503">
        <w:instrText>ADDIN CSL_CITATION {"citationItems":[{"id":"ITEM-1","itemData":{"abstract":"Human Activity Recognition (HAR) is critical for applications in healthcare, fitness, and IoT, but deploying accurate models on resource-constrained devices remains challenging due to high energy and memory demands. This paper demonstrates the application of Differentiable Weightless Neural Networks (DWNs) to HAR, achieving competitive accuracies of 96.34% and 96.67% while consuming only 56nJ and 104nJ per sample, with an inference time of just 5ns per sample. The DWNs were implemented and evaluated on an FPGA, showcasing their practical feasibility for energy-efficient hardware deployment. DWNs achieve up to 926,000x energy savings and 260x memory reduction compared to state-of-the-art deep learning methods. These results position DWNs as a nano-machine learning nanoML model for HAR, setting a new benchmark in energy efficiency and compactness for edge and wearable devices, paving the way for ultra-efficient edge AI.","author":[{"dropping-particle":"","family":"Bacellar","given":"Alan T L","non-dropping-particle":"","parse-names":false,"suffix":""},{"dropping-particle":"","family":"Jadhao","given":"Mugdha P","non-dropping-particle":"","parse-names":false,"suffix":""},{"dropping-particle":"","family":"Nag","given":"Shashank","non-dropping-particle":"","parse-names":false,"suffix":""},{"dropping-particle":"V","family":"Lima","given":"Priscila M","non-dropping-particle":"","parse-names":false,"suffix":""},{"dropping-particle":"","family":"Franca","given":"Felipe M. G.","non-dropping-particle":"","parse-names":false,"suffix":""},{"dropping-particle":"","family":"John","given":"Lizy K","non-dropping-particle":"","parse-names":false,"suffix":""}],"container-title":"Proceedings of tinyML Research Symposium (tinyML Research Symposium'25)","id":"ITEM-1","issue":"1","issued":{"date-parts":[["2025","2","13"]]},"page":"1-7","publisher":"Association for Computing Machinery","title":"nanoML for Human Activity Recognition","type":"article-journal","volume":"1"},"uris":["http://www.mendeley.com/documents/?uuid=c095c4eb-b719-463c-9efb-360cc740d10b"]}],"mendeley":{"formattedCitation":"(Bacellar et al. 2025)","plainTextFormattedCitation":"(Bacellar et al. 2025)","previouslyFormattedCitation":"[28]"},"properties":{"noteIndex":0},"schema":"https://github.com/citation-style-language/schema/raw/master/csl-citation.json"}</w:instrText>
      </w:r>
      <w:r w:rsidR="006F2F29">
        <w:fldChar w:fldCharType="separate"/>
      </w:r>
      <w:r w:rsidR="00AE3503" w:rsidRPr="00AE3503">
        <w:rPr>
          <w:noProof/>
        </w:rPr>
        <w:t>(Bacellar et al. 2025)</w:t>
      </w:r>
      <w:r w:rsidR="006F2F29">
        <w:fldChar w:fldCharType="end"/>
      </w:r>
      <w:r>
        <w:t xml:space="preserve"> for certain parts to achieve nanojoules of energy efficiency.</w:t>
      </w:r>
    </w:p>
    <w:p w14:paraId="7D0F6433" w14:textId="77777777" w:rsidR="00916349" w:rsidRDefault="00916349" w:rsidP="006F2F29">
      <w:pPr>
        <w:pStyle w:val="ListParagraph"/>
        <w:numPr>
          <w:ilvl w:val="0"/>
          <w:numId w:val="19"/>
        </w:numPr>
      </w:pPr>
      <w:r>
        <w:t>Privacy Preservation: Implementing On-Device Inference. By having segmentation and classification performed entirely on the edge device, no raw sensor data ever has to be sent to the cloud, solving the privacy gaps identified in the literature review.</w:t>
      </w:r>
    </w:p>
    <w:p w14:paraId="2BB911F5" w14:textId="77777777" w:rsidR="00916349" w:rsidRDefault="00916349" w:rsidP="0014623B">
      <w:pPr>
        <w:pStyle w:val="Heading2"/>
      </w:pPr>
      <w:bookmarkStart w:id="77" w:name="_Toc219762480"/>
      <w:bookmarkStart w:id="78" w:name="_Toc219762609"/>
      <w:r>
        <w:t>Phase 4: Evaluating and Validating</w:t>
      </w:r>
      <w:bookmarkEnd w:id="77"/>
      <w:bookmarkEnd w:id="78"/>
    </w:p>
    <w:p w14:paraId="75F29E4C" w14:textId="77777777" w:rsidR="00916349" w:rsidRDefault="00916349" w:rsidP="006F2F29">
      <w:r>
        <w:t>A rigorous validation protocol for the proposed framework will be:</w:t>
      </w:r>
    </w:p>
    <w:p w14:paraId="29EFEF93" w14:textId="439C7A5F" w:rsidR="00916349" w:rsidRDefault="00916349" w:rsidP="006F2F29">
      <w:pPr>
        <w:pStyle w:val="ListParagraph"/>
        <w:numPr>
          <w:ilvl w:val="0"/>
          <w:numId w:val="20"/>
        </w:numPr>
      </w:pPr>
      <w:r>
        <w:t>Datasets: We will use standard public benchmarks (</w:t>
      </w:r>
      <w:commentRangeStart w:id="79"/>
      <w:r>
        <w:t>WISDM</w:t>
      </w:r>
      <w:commentRangeEnd w:id="79"/>
      <w:r w:rsidR="004A3603">
        <w:rPr>
          <w:rStyle w:val="CommentReference"/>
        </w:rPr>
        <w:commentReference w:id="79"/>
      </w:r>
      <w:r>
        <w:t xml:space="preserve">, UCI-HAR) to make sure that we are comparable to Baraka's previous results. </w:t>
      </w:r>
      <w:del w:id="80" w:author="Abdulrahman Baraka" w:date="2026-02-06T16:29:00Z" w16du:dateUtc="2026-02-06T14:29:00Z">
        <w:r w:rsidDel="006A10A5">
          <w:delText xml:space="preserve">In </w:delText>
        </w:r>
        <w:r w:rsidR="00412E4B" w:rsidDel="006A10A5">
          <w:delText>addition,</w:delText>
        </w:r>
        <w:r w:rsidDel="006A10A5">
          <w:delText xml:space="preserve"> </w:delText>
        </w:r>
        <w:commentRangeStart w:id="81"/>
        <w:r w:rsidDel="006A10A5">
          <w:delText xml:space="preserve">we will use the WHAR Library </w:delText>
        </w:r>
        <w:r w:rsidR="006F2F29" w:rsidDel="006A10A5">
          <w:fldChar w:fldCharType="begin" w:fldLock="1"/>
        </w:r>
        <w:r w:rsidR="00AE3503" w:rsidDel="006A10A5">
          <w:delInstrText>ADDIN CSL_CITATION {"citationItems":[{"id":"ITEM-1","itemData":{"DOI":"10.1145/3714394.3756254","ISBN":"9798400714771","abstract":"The lack of standardization across Wearable Human Activity Recognition (WHAR) datasets limits reproducibility, comparability, and research efficiency. We introduce WHAR datasets, an open-source library designed to simplify WHAR data handling through a standardized data format and a configuration-driven design, enabling reproducible and computationally efficient workflows with minimal manual intervention. The library currently supports 9 widely-used datasets, integrates with PyTorch and TensorFlow, and is easily extensible to new datasets. To demonstrate its utility, we trained two state-of-the-art models, TinyHar and MLP-HAR, on the included datasets, approximately reproducing published results and validating the library's effectiveness for experimentation and benchmarking. Additionally, we evaluated preprocessing performance and observed speedups of up to 3.8x using multiprocessing. We hope this library contributes to more efficient, reproducible, and comparable WHAR research.","author":[{"dropping-particle":"","family":"Burzer","given":"Maximilian","non-dropping-particle":"","parse-names":false,"suffix":""},{"dropping-particle":"","family":"King","given":"Tobias","non-dropping-particle":"","parse-names":false,"suffix":""},{"dropping-particle":"","family":"Riedel","given":"Till","non-dropping-particle":"","parse-names":false,"suffix":""},{"dropping-particle":"","family":"Beigl","given":"Michael","non-dropping-particle":"","parse-names":false,"suffix":""},{"dropping-particle":"","family":"Röddiger","given":"Tobias","non-dropping-particle":"","parse-names":false,"suffix":""}],"container-title":"Companion of the the 2025 ACM International Joint Conference on Pervasive and Ubiquitous Computing (UbiComp Companion '25), October 12â•ﬁ16, 2025, Espoo, Finland","id":"ITEM-1","issue":"1","issued":{"date-parts":[["2025"]]},"page":"1-8","publisher":"arXiv","title":"WHAR Datasets: An Open Source Library for Wearable Human Activity Recognition","type":"article-journal","volume":"1"},"uris":["http://www.mendeley.com/documents/?uuid=387a2808-1ac8-4cf4-a5e9-2a4f2607d6b0"]}],"mendeley":{"formattedCitation":"(Burzer et al. 2025)","plainTextFormattedCitation":"(Burzer et al. 2025)","previouslyFormattedCitation":"[34]"},"properties":{"noteIndex":0},"schema":"https://github.com/citation-style-language/schema/raw/master/csl-citation.json"}</w:delInstrText>
        </w:r>
        <w:r w:rsidR="006F2F29" w:rsidDel="006A10A5">
          <w:fldChar w:fldCharType="separate"/>
        </w:r>
        <w:r w:rsidR="00AE3503" w:rsidRPr="00AE3503" w:rsidDel="006A10A5">
          <w:rPr>
            <w:noProof/>
          </w:rPr>
          <w:delText>(Burzer et al. 2025)</w:delText>
        </w:r>
        <w:r w:rsidR="006F2F29" w:rsidDel="006A10A5">
          <w:fldChar w:fldCharType="end"/>
        </w:r>
        <w:r w:rsidDel="006A10A5">
          <w:delText xml:space="preserve"> to standardize data preprocessing</w:delText>
        </w:r>
      </w:del>
      <w:commentRangeEnd w:id="81"/>
      <w:r w:rsidR="006A10A5">
        <w:rPr>
          <w:rStyle w:val="CommentReference"/>
        </w:rPr>
        <w:commentReference w:id="81"/>
      </w:r>
      <w:del w:id="82" w:author="Abdulrahman Baraka" w:date="2026-02-06T16:29:00Z" w16du:dateUtc="2026-02-06T14:29:00Z">
        <w:r w:rsidDel="006A10A5">
          <w:delText>.</w:delText>
        </w:r>
      </w:del>
    </w:p>
    <w:p w14:paraId="04AA4F76" w14:textId="77777777" w:rsidR="00916349" w:rsidRDefault="00916349" w:rsidP="006F2F29">
      <w:pPr>
        <w:pStyle w:val="ListParagraph"/>
        <w:numPr>
          <w:ilvl w:val="0"/>
          <w:numId w:val="20"/>
        </w:numPr>
      </w:pPr>
      <w:commentRangeStart w:id="83"/>
      <w:r>
        <w:t>Metrics: Apart from Accuracy and F1-score, we will say that we will report Inference Latency (</w:t>
      </w:r>
      <w:proofErr w:type="spellStart"/>
      <w:r>
        <w:t>ms</w:t>
      </w:r>
      <w:proofErr w:type="spellEnd"/>
      <w:r>
        <w:t>), Energy Consumption (</w:t>
      </w:r>
      <w:proofErr w:type="spellStart"/>
      <w:r>
        <w:t>nJ</w:t>
      </w:r>
      <w:proofErr w:type="spellEnd"/>
      <w:r>
        <w:t>), and Model Size (KB) strictly to prove the efficiency increase</w:t>
      </w:r>
      <w:commentRangeEnd w:id="83"/>
      <w:r w:rsidR="006A10A5">
        <w:rPr>
          <w:rStyle w:val="CommentReference"/>
        </w:rPr>
        <w:commentReference w:id="83"/>
      </w:r>
      <w:r>
        <w:t>.</w:t>
      </w:r>
    </w:p>
    <w:p w14:paraId="4CCC38E2" w14:textId="4E07F336" w:rsidR="00916349" w:rsidRDefault="00916349" w:rsidP="00FC4AAA">
      <w:pPr>
        <w:pStyle w:val="Heading1"/>
      </w:pPr>
      <w:bookmarkStart w:id="84" w:name="_Toc219762481"/>
      <w:bookmarkStart w:id="85" w:name="_Toc219762610"/>
      <w:del w:id="86" w:author="Abdulrahman Baraka" w:date="2026-02-06T16:32:00Z" w16du:dateUtc="2026-02-06T14:32:00Z">
        <w:r w:rsidDel="00AE0FED">
          <w:lastRenderedPageBreak/>
          <w:delText xml:space="preserve">Expected </w:delText>
        </w:r>
      </w:del>
      <w:r>
        <w:t>Contributions</w:t>
      </w:r>
      <w:bookmarkEnd w:id="84"/>
      <w:bookmarkEnd w:id="85"/>
    </w:p>
    <w:p w14:paraId="51AF21C6" w14:textId="77777777" w:rsidR="00916349" w:rsidRDefault="00916349" w:rsidP="006F2F29">
      <w:r>
        <w:t>This research proposes to make the following contributions to the body of knowledge:</w:t>
      </w:r>
    </w:p>
    <w:p w14:paraId="6A24C779" w14:textId="77777777" w:rsidR="00412E4B" w:rsidRDefault="00916349" w:rsidP="006F2F29">
      <w:pPr>
        <w:pStyle w:val="ListParagraph"/>
        <w:numPr>
          <w:ilvl w:val="0"/>
          <w:numId w:val="21"/>
        </w:numPr>
      </w:pPr>
      <w:r>
        <w:t>A Novel Dynamic Segmentation Algorithm: An attention-driven approach that achieves better performance than fixed-window and statistical similarity approaches in detecting short and transitional activities.</w:t>
      </w:r>
    </w:p>
    <w:p w14:paraId="3F1F6D8B" w14:textId="77777777" w:rsidR="00412E4B" w:rsidRDefault="00916349" w:rsidP="006F2F29">
      <w:pPr>
        <w:pStyle w:val="ListParagraph"/>
        <w:numPr>
          <w:ilvl w:val="0"/>
          <w:numId w:val="21"/>
        </w:numPr>
      </w:pPr>
      <w:r>
        <w:t>An Energy-Efficient "</w:t>
      </w:r>
      <w:commentRangeStart w:id="87"/>
      <w:r>
        <w:t>Nano-HAR" Architecture: A hybrid deep learning model with Battery-Optimized SOTA (&gt;98%) accuracy for battery-operated edge devices (</w:t>
      </w:r>
      <w:proofErr w:type="spellStart"/>
      <w:r>
        <w:t>NanoML</w:t>
      </w:r>
      <w:commentRangeEnd w:id="87"/>
      <w:proofErr w:type="spellEnd"/>
      <w:r w:rsidR="00AE0FED">
        <w:rPr>
          <w:rStyle w:val="CommentReference"/>
        </w:rPr>
        <w:commentReference w:id="87"/>
      </w:r>
      <w:r>
        <w:t>).</w:t>
      </w:r>
    </w:p>
    <w:p w14:paraId="245F0B8B" w14:textId="0B0AF9D7" w:rsidR="00916349" w:rsidRDefault="00916349" w:rsidP="006F2F29">
      <w:pPr>
        <w:pStyle w:val="ListParagraph"/>
        <w:numPr>
          <w:ilvl w:val="0"/>
          <w:numId w:val="21"/>
        </w:numPr>
      </w:pPr>
      <w:r>
        <w:t>Privacy-Preserving Framework: A validated proof-of-concept for the local privacy-preserving performance of complex activity recognition without dependence on a cloud.</w:t>
      </w:r>
    </w:p>
    <w:p w14:paraId="62BDC6DF" w14:textId="669FB996" w:rsidR="00916349" w:rsidRDefault="00916349" w:rsidP="00FC4AAA">
      <w:pPr>
        <w:pStyle w:val="Heading1"/>
      </w:pPr>
      <w:bookmarkStart w:id="88" w:name="_Toc219762482"/>
      <w:bookmarkStart w:id="89" w:name="_Toc219762611"/>
      <w:r>
        <w:t>Work Plan (1.5 Years / 18 Months)</w:t>
      </w:r>
      <w:bookmarkEnd w:id="88"/>
      <w:bookmarkEnd w:id="89"/>
    </w:p>
    <w:p w14:paraId="18612160" w14:textId="25834E93" w:rsidR="00DC4D65" w:rsidRDefault="00916349" w:rsidP="006F2F29">
      <w:r>
        <w:t>The research is designed in three semesters (6 months each) to ensure timely completion.</w:t>
      </w:r>
    </w:p>
    <w:tbl>
      <w:tblPr>
        <w:tblStyle w:val="TableGrid"/>
        <w:tblW w:w="5000" w:type="pct"/>
        <w:tblLook w:val="04A0" w:firstRow="1" w:lastRow="0" w:firstColumn="1" w:lastColumn="0" w:noHBand="0" w:noVBand="1"/>
      </w:tblPr>
      <w:tblGrid>
        <w:gridCol w:w="2325"/>
        <w:gridCol w:w="1758"/>
        <w:gridCol w:w="4773"/>
      </w:tblGrid>
      <w:tr w:rsidR="00916349" w:rsidRPr="00916349" w14:paraId="0497E225" w14:textId="77777777" w:rsidTr="00515480">
        <w:trPr>
          <w:tblHeader/>
        </w:trPr>
        <w:tc>
          <w:tcPr>
            <w:tcW w:w="1443" w:type="pct"/>
            <w:vAlign w:val="center"/>
          </w:tcPr>
          <w:p w14:paraId="01DC339D" w14:textId="77777777" w:rsidR="00916349" w:rsidRPr="00FC4AAA" w:rsidRDefault="00916349" w:rsidP="00FC4AAA">
            <w:pPr>
              <w:pStyle w:val="TableStyle"/>
              <w:jc w:val="center"/>
              <w:rPr>
                <w:b/>
                <w:bCs/>
              </w:rPr>
            </w:pPr>
            <w:r w:rsidRPr="00FC4AAA">
              <w:rPr>
                <w:b/>
                <w:bCs/>
              </w:rPr>
              <w:t>Phase</w:t>
            </w:r>
          </w:p>
        </w:tc>
        <w:tc>
          <w:tcPr>
            <w:tcW w:w="732" w:type="pct"/>
            <w:vAlign w:val="center"/>
          </w:tcPr>
          <w:p w14:paraId="77B4AEC7" w14:textId="77777777" w:rsidR="00916349" w:rsidRPr="00FC4AAA" w:rsidRDefault="00916349" w:rsidP="00FC4AAA">
            <w:pPr>
              <w:pStyle w:val="TableStyle"/>
              <w:jc w:val="center"/>
              <w:rPr>
                <w:b/>
                <w:bCs/>
              </w:rPr>
            </w:pPr>
            <w:commentRangeStart w:id="90"/>
            <w:r w:rsidRPr="00FC4AAA">
              <w:rPr>
                <w:b/>
                <w:bCs/>
              </w:rPr>
              <w:t>Timeline</w:t>
            </w:r>
            <w:commentRangeEnd w:id="90"/>
            <w:r w:rsidR="00AE0FED">
              <w:rPr>
                <w:rStyle w:val="CommentReference"/>
              </w:rPr>
              <w:commentReference w:id="90"/>
            </w:r>
          </w:p>
        </w:tc>
        <w:tc>
          <w:tcPr>
            <w:tcW w:w="2825" w:type="pct"/>
            <w:vAlign w:val="center"/>
          </w:tcPr>
          <w:p w14:paraId="69A1F098" w14:textId="77777777" w:rsidR="00916349" w:rsidRPr="00FC4AAA" w:rsidRDefault="00916349" w:rsidP="00FC4AAA">
            <w:pPr>
              <w:pStyle w:val="TableStyle"/>
              <w:jc w:val="center"/>
              <w:rPr>
                <w:b/>
                <w:bCs/>
              </w:rPr>
            </w:pPr>
            <w:r w:rsidRPr="00FC4AAA">
              <w:rPr>
                <w:b/>
                <w:bCs/>
              </w:rPr>
              <w:t>Key Activities &amp; Milestones</w:t>
            </w:r>
          </w:p>
        </w:tc>
      </w:tr>
      <w:tr w:rsidR="00916349" w:rsidRPr="00916349" w14:paraId="6E02D513" w14:textId="77777777" w:rsidTr="00515480">
        <w:tc>
          <w:tcPr>
            <w:tcW w:w="1443" w:type="pct"/>
            <w:vAlign w:val="center"/>
          </w:tcPr>
          <w:p w14:paraId="51CB60A2" w14:textId="77777777" w:rsidR="00916349" w:rsidRPr="006F2F29" w:rsidRDefault="00916349" w:rsidP="006F2F29">
            <w:pPr>
              <w:pStyle w:val="TableStyle"/>
            </w:pPr>
            <w:r w:rsidRPr="006F2F29">
              <w:t>Phase I: Foundation &amp; Design</w:t>
            </w:r>
          </w:p>
        </w:tc>
        <w:tc>
          <w:tcPr>
            <w:tcW w:w="732" w:type="pct"/>
            <w:vAlign w:val="center"/>
          </w:tcPr>
          <w:p w14:paraId="024713BA" w14:textId="77777777" w:rsidR="00916349" w:rsidRPr="006F2F29" w:rsidRDefault="00916349" w:rsidP="006F2F29">
            <w:pPr>
              <w:pStyle w:val="TableStyle"/>
            </w:pPr>
            <w:r w:rsidRPr="006F2F29">
              <w:t>Months 1-6</w:t>
            </w:r>
          </w:p>
        </w:tc>
        <w:tc>
          <w:tcPr>
            <w:tcW w:w="2825" w:type="pct"/>
            <w:vAlign w:val="center"/>
          </w:tcPr>
          <w:p w14:paraId="1034E96B" w14:textId="77777777" w:rsidR="00916349" w:rsidRPr="006F2F29" w:rsidRDefault="00916349" w:rsidP="006F2F29">
            <w:pPr>
              <w:pStyle w:val="TableStyle"/>
            </w:pPr>
            <w:r w:rsidRPr="006F2F29">
              <w:t>• Comprehensive Literature Review update (focusing on 2025/2026).</w:t>
            </w:r>
          </w:p>
          <w:p w14:paraId="4A918677" w14:textId="77777777" w:rsidR="00916349" w:rsidRPr="006F2F29" w:rsidRDefault="00916349" w:rsidP="006F2F29">
            <w:pPr>
              <w:pStyle w:val="TableStyle"/>
            </w:pPr>
            <w:r w:rsidRPr="006F2F29">
              <w:t>• Implementation of the baseline (Baraka’s Segmentation).</w:t>
            </w:r>
          </w:p>
          <w:p w14:paraId="2C77744A" w14:textId="77777777" w:rsidR="00916349" w:rsidRPr="006F2F29" w:rsidRDefault="00916349" w:rsidP="006F2F29">
            <w:pPr>
              <w:pStyle w:val="TableStyle"/>
            </w:pPr>
            <w:r w:rsidRPr="006F2F29">
              <w:t>• Design and initial coding of the Dynamic Attention Segmentation module.</w:t>
            </w:r>
          </w:p>
          <w:p w14:paraId="7BCC771F" w14:textId="4E37BB5E" w:rsidR="00916349" w:rsidRPr="006F2F29" w:rsidRDefault="00916349" w:rsidP="00C40C2C">
            <w:pPr>
              <w:pStyle w:val="TableStyle"/>
            </w:pPr>
          </w:p>
        </w:tc>
      </w:tr>
      <w:tr w:rsidR="00916349" w:rsidRPr="00916349" w14:paraId="59A48508" w14:textId="77777777" w:rsidTr="00515480">
        <w:tc>
          <w:tcPr>
            <w:tcW w:w="1443" w:type="pct"/>
            <w:vAlign w:val="center"/>
          </w:tcPr>
          <w:p w14:paraId="0589C97E" w14:textId="77777777" w:rsidR="00916349" w:rsidRPr="006F2F29" w:rsidRDefault="00916349" w:rsidP="006F2F29">
            <w:pPr>
              <w:pStyle w:val="TableStyle"/>
            </w:pPr>
            <w:r w:rsidRPr="006F2F29">
              <w:t xml:space="preserve">Phase II: Development &amp; </w:t>
            </w:r>
            <w:r w:rsidRPr="006F2F29">
              <w:lastRenderedPageBreak/>
              <w:t>Optimization</w:t>
            </w:r>
          </w:p>
        </w:tc>
        <w:tc>
          <w:tcPr>
            <w:tcW w:w="732" w:type="pct"/>
            <w:vAlign w:val="center"/>
          </w:tcPr>
          <w:p w14:paraId="12039FCC" w14:textId="77777777" w:rsidR="00916349" w:rsidRPr="006F2F29" w:rsidRDefault="00916349" w:rsidP="006F2F29">
            <w:pPr>
              <w:pStyle w:val="TableStyle"/>
            </w:pPr>
            <w:r w:rsidRPr="006F2F29">
              <w:lastRenderedPageBreak/>
              <w:t>Months 7-12</w:t>
            </w:r>
          </w:p>
        </w:tc>
        <w:tc>
          <w:tcPr>
            <w:tcW w:w="2825" w:type="pct"/>
            <w:vAlign w:val="center"/>
          </w:tcPr>
          <w:p w14:paraId="1DBC3A81" w14:textId="77777777" w:rsidR="00916349" w:rsidRPr="006F2F29" w:rsidRDefault="00916349" w:rsidP="006F2F29">
            <w:pPr>
              <w:pStyle w:val="TableStyle"/>
            </w:pPr>
            <w:r w:rsidRPr="006F2F29">
              <w:t>• Development of the Hybrid CNN-Transformer model.</w:t>
            </w:r>
          </w:p>
          <w:p w14:paraId="23D38D5F" w14:textId="77777777" w:rsidR="00916349" w:rsidRPr="006F2F29" w:rsidRDefault="00916349" w:rsidP="006F2F29">
            <w:pPr>
              <w:pStyle w:val="TableStyle"/>
            </w:pPr>
            <w:r w:rsidRPr="006F2F29">
              <w:lastRenderedPageBreak/>
              <w:t>• Applying Knowledge Distillation and Quantization techniques.</w:t>
            </w:r>
          </w:p>
          <w:p w14:paraId="1963775F" w14:textId="77777777" w:rsidR="00916349" w:rsidRPr="006F2F29" w:rsidRDefault="00916349" w:rsidP="006F2F29">
            <w:pPr>
              <w:pStyle w:val="TableStyle"/>
            </w:pPr>
            <w:r w:rsidRPr="006F2F29">
              <w:t>• Integration of Privacy/Edge protocols.</w:t>
            </w:r>
          </w:p>
          <w:p w14:paraId="3016115A" w14:textId="1B730C14" w:rsidR="00916349" w:rsidRPr="006F2F29" w:rsidRDefault="00916349" w:rsidP="006F2F29">
            <w:pPr>
              <w:pStyle w:val="TableStyle"/>
            </w:pPr>
          </w:p>
        </w:tc>
      </w:tr>
      <w:tr w:rsidR="00916349" w:rsidRPr="00916349" w14:paraId="52BB0DE6" w14:textId="77777777" w:rsidTr="00515480">
        <w:tc>
          <w:tcPr>
            <w:tcW w:w="1443" w:type="pct"/>
            <w:vAlign w:val="center"/>
          </w:tcPr>
          <w:p w14:paraId="2EF8C4FE" w14:textId="77777777" w:rsidR="00916349" w:rsidRPr="006F2F29" w:rsidRDefault="00916349" w:rsidP="006F2F29">
            <w:pPr>
              <w:pStyle w:val="TableStyle"/>
            </w:pPr>
            <w:r w:rsidRPr="006F2F29">
              <w:lastRenderedPageBreak/>
              <w:t>Phase III: Validation &amp; Thesis Writing</w:t>
            </w:r>
          </w:p>
        </w:tc>
        <w:tc>
          <w:tcPr>
            <w:tcW w:w="732" w:type="pct"/>
            <w:vAlign w:val="center"/>
          </w:tcPr>
          <w:p w14:paraId="18AA0CCF" w14:textId="77777777" w:rsidR="00916349" w:rsidRPr="006F2F29" w:rsidRDefault="00916349" w:rsidP="006F2F29">
            <w:pPr>
              <w:pStyle w:val="TableStyle"/>
            </w:pPr>
            <w:r w:rsidRPr="006F2F29">
              <w:t>Months 13-18</w:t>
            </w:r>
          </w:p>
        </w:tc>
        <w:tc>
          <w:tcPr>
            <w:tcW w:w="2825" w:type="pct"/>
            <w:vAlign w:val="center"/>
          </w:tcPr>
          <w:p w14:paraId="0FF27594" w14:textId="77777777" w:rsidR="00916349" w:rsidRPr="006F2F29" w:rsidRDefault="00412E4B" w:rsidP="006F2F29">
            <w:pPr>
              <w:pStyle w:val="TableStyle"/>
            </w:pPr>
            <w:r w:rsidRPr="006F2F29">
              <w:t>• Deploying the model on target hardware (simulated or real FPGA/Microcontroller).</w:t>
            </w:r>
          </w:p>
          <w:p w14:paraId="57D0DFE6" w14:textId="77777777" w:rsidR="00412E4B" w:rsidRPr="006F2F29" w:rsidRDefault="00412E4B" w:rsidP="006F2F29">
            <w:pPr>
              <w:pStyle w:val="TableStyle"/>
            </w:pPr>
            <w:r w:rsidRPr="006F2F29">
              <w:t>• Final benchmarking (Accuracy vs. Energy) against SOTA.</w:t>
            </w:r>
          </w:p>
          <w:p w14:paraId="442A7B97" w14:textId="77777777" w:rsidR="00412E4B" w:rsidRPr="006F2F29" w:rsidRDefault="00412E4B" w:rsidP="006F2F29">
            <w:pPr>
              <w:pStyle w:val="TableStyle"/>
            </w:pPr>
            <w:r w:rsidRPr="006F2F29">
              <w:t>• Thesis writing, revision, and defense preparation.</w:t>
            </w:r>
          </w:p>
          <w:p w14:paraId="4EBA0E15" w14:textId="66C7F011" w:rsidR="00412E4B" w:rsidRPr="006F2F29" w:rsidRDefault="00412E4B" w:rsidP="006F2F29">
            <w:pPr>
              <w:pStyle w:val="TableStyle"/>
            </w:pPr>
            <w:r w:rsidRPr="006F2F29">
              <w:t>• Milestone: Final Thesis Submission and Defense.</w:t>
            </w:r>
          </w:p>
        </w:tc>
      </w:tr>
    </w:tbl>
    <w:p w14:paraId="37F20CF4" w14:textId="77777777" w:rsidR="00515480" w:rsidRPr="00FC4AAA" w:rsidRDefault="00515480" w:rsidP="00FC4AAA">
      <w:pPr>
        <w:pStyle w:val="Heading1"/>
      </w:pPr>
      <w:bookmarkStart w:id="91" w:name="_Toc219762483"/>
      <w:bookmarkStart w:id="92" w:name="_Toc219762612"/>
      <w:r w:rsidRPr="00FC4AAA">
        <w:t>Conclusion</w:t>
      </w:r>
      <w:bookmarkEnd w:id="91"/>
      <w:bookmarkEnd w:id="92"/>
    </w:p>
    <w:p w14:paraId="68BF0280" w14:textId="1BB2E961" w:rsidR="0077778F" w:rsidRDefault="00515480" w:rsidP="006F2F29">
      <w:r>
        <w:t>In conclusion, this research proposal helps satisfy the intermediate need for HAR systems that aren't as simple as they are not being operationally viable in real-world settings in resource-constrained ecosystems. By taking a second look at the segmentation stage, this work overcomes the limitations of the Fixed Sliding Window technique by introducing a semantic and attention-based approach that is effective at capturing the nuances of the transitional activities. Simultaneously, through the "</w:t>
      </w:r>
      <w:proofErr w:type="spellStart"/>
      <w:r>
        <w:t>NanoML</w:t>
      </w:r>
      <w:proofErr w:type="spellEnd"/>
      <w:r>
        <w:t xml:space="preserve"> revolution" proposed the Hybrid CNN-Transformer model aims to separate between high performance and high energy consumption. The successful closure of this framework represents a considerable leap forward in Edge AI and a blueprint that can be used to build future healthcare monitoring systems on a scalable and privacy-preserving basis. Ultimately, this research aims to make HAR a vehicle for transitioning HAR </w:t>
      </w:r>
      <w:r>
        <w:lastRenderedPageBreak/>
        <w:t>from a passive data-logging device to active and intelligent keeper of independence in living.</w:t>
      </w:r>
      <w:r w:rsidR="0077778F">
        <w:br w:type="page"/>
      </w:r>
    </w:p>
    <w:p w14:paraId="70B9594E" w14:textId="77777777" w:rsidR="006839CB" w:rsidRDefault="006839CB" w:rsidP="00FC4AAA">
      <w:pPr>
        <w:pStyle w:val="Heading1"/>
        <w:sectPr w:rsidR="006839CB" w:rsidSect="00AE3503">
          <w:headerReference w:type="default" r:id="rId13"/>
          <w:pgSz w:w="11906" w:h="16838"/>
          <w:pgMar w:top="1440" w:right="1466" w:bottom="1440" w:left="1800" w:header="576" w:footer="576" w:gutter="0"/>
          <w:cols w:space="708"/>
          <w:bidi/>
          <w:rtlGutter/>
          <w:docGrid w:linePitch="381"/>
        </w:sectPr>
      </w:pPr>
    </w:p>
    <w:p w14:paraId="626EFC4A" w14:textId="3F78BB68" w:rsidR="007F381A" w:rsidRDefault="007F381A" w:rsidP="00FC4AAA">
      <w:pPr>
        <w:pStyle w:val="Heading1"/>
      </w:pPr>
      <w:bookmarkStart w:id="93" w:name="_Toc219762484"/>
      <w:bookmarkStart w:id="94" w:name="_Toc219762613"/>
      <w:r>
        <w:lastRenderedPageBreak/>
        <w:t>References</w:t>
      </w:r>
      <w:bookmarkEnd w:id="93"/>
      <w:bookmarkEnd w:id="94"/>
    </w:p>
    <w:p w14:paraId="4BB3D2B8" w14:textId="69EBBE75" w:rsidR="00AE3503" w:rsidRPr="00AE3503" w:rsidRDefault="00A56412" w:rsidP="00AE3503">
      <w:pPr>
        <w:widowControl w:val="0"/>
        <w:autoSpaceDE w:val="0"/>
        <w:autoSpaceDN w:val="0"/>
        <w:adjustRightInd w:val="0"/>
        <w:spacing w:after="0"/>
        <w:ind w:left="480" w:hanging="480"/>
        <w:rPr>
          <w:rFonts w:ascii="Times New Roman" w:hAnsi="Times New Roman" w:cs="Times New Roman"/>
          <w:noProof/>
          <w:kern w:val="0"/>
        </w:rPr>
      </w:pPr>
      <w:r w:rsidRPr="00BF1334">
        <w:fldChar w:fldCharType="begin" w:fldLock="1"/>
      </w:r>
      <w:r w:rsidRPr="00BF1334">
        <w:instrText xml:space="preserve">ADDIN Mendeley Bibliography CSL_BIBLIOGRAPHY </w:instrText>
      </w:r>
      <w:r w:rsidRPr="00BF1334">
        <w:fldChar w:fldCharType="separate"/>
      </w:r>
      <w:r w:rsidR="00AE3503" w:rsidRPr="00AE3503">
        <w:rPr>
          <w:rFonts w:ascii="Times New Roman" w:hAnsi="Times New Roman" w:cs="Times New Roman"/>
          <w:noProof/>
          <w:kern w:val="0"/>
        </w:rPr>
        <w:t xml:space="preserve">Aina, Taiwo. 2025. “Feasibility Study on Radar-Based Human Activity Recognition.” </w:t>
      </w:r>
      <w:r w:rsidR="00AE3503" w:rsidRPr="00AE3503">
        <w:rPr>
          <w:rFonts w:ascii="Times New Roman" w:hAnsi="Times New Roman" w:cs="Times New Roman"/>
          <w:i/>
          <w:iCs/>
          <w:noProof/>
          <w:kern w:val="0"/>
        </w:rPr>
        <w:t>Journal of Electrical and Electronic Engineering</w:t>
      </w:r>
      <w:r w:rsidR="00AE3503" w:rsidRPr="00AE3503">
        <w:rPr>
          <w:rFonts w:ascii="Times New Roman" w:hAnsi="Times New Roman" w:cs="Times New Roman"/>
          <w:noProof/>
          <w:kern w:val="0"/>
        </w:rPr>
        <w:t xml:space="preserve"> 13(4): 143–53. doi:10.11648/j.jeee.20251304.11.</w:t>
      </w:r>
    </w:p>
    <w:p w14:paraId="4CA7B69B" w14:textId="77777777" w:rsidR="00AE3503" w:rsidRPr="00AE3503" w:rsidRDefault="00AE3503" w:rsidP="00AE3503">
      <w:pPr>
        <w:widowControl w:val="0"/>
        <w:autoSpaceDE w:val="0"/>
        <w:autoSpaceDN w:val="0"/>
        <w:adjustRightInd w:val="0"/>
        <w:spacing w:after="0"/>
        <w:ind w:left="480" w:hanging="480"/>
        <w:rPr>
          <w:rFonts w:ascii="Times New Roman" w:hAnsi="Times New Roman" w:cs="Times New Roman"/>
          <w:noProof/>
          <w:kern w:val="0"/>
        </w:rPr>
      </w:pPr>
      <w:r w:rsidRPr="00AE3503">
        <w:rPr>
          <w:rFonts w:ascii="Times New Roman" w:hAnsi="Times New Roman" w:cs="Times New Roman"/>
          <w:noProof/>
          <w:kern w:val="0"/>
        </w:rPr>
        <w:t xml:space="preserve">Alkahtani, Hend Khalid, Gouse Pasha Mohammed, and Radwa Marzouk. 2025. “Dual Attention-Based Recurrent Neural Network and Two-Tier Optimization Algorithm for Human Activity Recognition in Individuals with Disabilities.” </w:t>
      </w:r>
      <w:r w:rsidRPr="00AE3503">
        <w:rPr>
          <w:rFonts w:ascii="Times New Roman" w:hAnsi="Times New Roman" w:cs="Times New Roman"/>
          <w:i/>
          <w:iCs/>
          <w:noProof/>
          <w:kern w:val="0"/>
        </w:rPr>
        <w:t>Scientific Reports</w:t>
      </w:r>
      <w:r w:rsidRPr="00AE3503">
        <w:rPr>
          <w:rFonts w:ascii="Times New Roman" w:hAnsi="Times New Roman" w:cs="Times New Roman"/>
          <w:noProof/>
          <w:kern w:val="0"/>
        </w:rPr>
        <w:t xml:space="preserve"> 15(1): 33641. doi:10.1038/s41598-025-12283-1.</w:t>
      </w:r>
    </w:p>
    <w:p w14:paraId="59154960" w14:textId="77777777" w:rsidR="00AE3503" w:rsidRPr="00AE3503" w:rsidRDefault="00AE3503" w:rsidP="00AE3503">
      <w:pPr>
        <w:widowControl w:val="0"/>
        <w:autoSpaceDE w:val="0"/>
        <w:autoSpaceDN w:val="0"/>
        <w:adjustRightInd w:val="0"/>
        <w:spacing w:after="0"/>
        <w:ind w:left="480" w:hanging="480"/>
        <w:rPr>
          <w:rFonts w:ascii="Times New Roman" w:hAnsi="Times New Roman" w:cs="Times New Roman"/>
          <w:noProof/>
          <w:kern w:val="0"/>
        </w:rPr>
      </w:pPr>
      <w:r w:rsidRPr="00AE3503">
        <w:rPr>
          <w:rFonts w:ascii="Times New Roman" w:hAnsi="Times New Roman" w:cs="Times New Roman"/>
          <w:noProof/>
          <w:kern w:val="0"/>
        </w:rPr>
        <w:t xml:space="preserve">Alohali, Manal Abdullah, Mohammed Yahya Alzahrani, Asmaa Mansour Alghamdi, and Ishfaq Yaseen. 2025. “Advanced Smart Human Activity Recognition System for Disabled People Using Artificial Intelligence with Snake Optimizer Techniques.” </w:t>
      </w:r>
      <w:r w:rsidRPr="00AE3503">
        <w:rPr>
          <w:rFonts w:ascii="Times New Roman" w:hAnsi="Times New Roman" w:cs="Times New Roman"/>
          <w:i/>
          <w:iCs/>
          <w:noProof/>
          <w:kern w:val="0"/>
        </w:rPr>
        <w:t>Scientific Reports</w:t>
      </w:r>
      <w:r w:rsidRPr="00AE3503">
        <w:rPr>
          <w:rFonts w:ascii="Times New Roman" w:hAnsi="Times New Roman" w:cs="Times New Roman"/>
          <w:noProof/>
          <w:kern w:val="0"/>
        </w:rPr>
        <w:t xml:space="preserve"> 15(1): 31372. doi:10.1038/s41598-025-16180-5.</w:t>
      </w:r>
    </w:p>
    <w:p w14:paraId="20ACC563" w14:textId="77777777" w:rsidR="00AE3503" w:rsidRPr="00AE3503" w:rsidRDefault="00AE3503" w:rsidP="00AE3503">
      <w:pPr>
        <w:widowControl w:val="0"/>
        <w:autoSpaceDE w:val="0"/>
        <w:autoSpaceDN w:val="0"/>
        <w:adjustRightInd w:val="0"/>
        <w:spacing w:after="0"/>
        <w:ind w:left="480" w:hanging="480"/>
        <w:rPr>
          <w:rFonts w:ascii="Times New Roman" w:hAnsi="Times New Roman" w:cs="Times New Roman"/>
          <w:noProof/>
          <w:kern w:val="0"/>
        </w:rPr>
      </w:pPr>
      <w:r w:rsidRPr="00AE3503">
        <w:rPr>
          <w:rFonts w:ascii="Times New Roman" w:hAnsi="Times New Roman" w:cs="Times New Roman"/>
          <w:noProof/>
          <w:kern w:val="0"/>
        </w:rPr>
        <w:t xml:space="preserve">Alqahtani, Hamed. 2025. “Implementing Ensemble of Deep Learning Model with Optimization Techniques for Human Activity Recognition to Assist Individuals with Disabilities.” </w:t>
      </w:r>
      <w:r w:rsidRPr="00AE3503">
        <w:rPr>
          <w:rFonts w:ascii="Times New Roman" w:hAnsi="Times New Roman" w:cs="Times New Roman"/>
          <w:i/>
          <w:iCs/>
          <w:noProof/>
          <w:kern w:val="0"/>
        </w:rPr>
        <w:t>Scientific Reports</w:t>
      </w:r>
      <w:r w:rsidRPr="00AE3503">
        <w:rPr>
          <w:rFonts w:ascii="Times New Roman" w:hAnsi="Times New Roman" w:cs="Times New Roman"/>
          <w:noProof/>
          <w:kern w:val="0"/>
        </w:rPr>
        <w:t xml:space="preserve"> 15(1): 1–17. doi:10.1038/s41598-025-09970-4.</w:t>
      </w:r>
    </w:p>
    <w:p w14:paraId="1F1D34D1" w14:textId="77777777" w:rsidR="00AE3503" w:rsidRPr="00AE3503" w:rsidRDefault="00AE3503" w:rsidP="00AE3503">
      <w:pPr>
        <w:widowControl w:val="0"/>
        <w:autoSpaceDE w:val="0"/>
        <w:autoSpaceDN w:val="0"/>
        <w:adjustRightInd w:val="0"/>
        <w:spacing w:after="0"/>
        <w:ind w:left="480" w:hanging="480"/>
        <w:rPr>
          <w:rFonts w:ascii="Times New Roman" w:hAnsi="Times New Roman" w:cs="Times New Roman"/>
          <w:noProof/>
          <w:kern w:val="0"/>
        </w:rPr>
      </w:pPr>
      <w:r w:rsidRPr="00AE3503">
        <w:rPr>
          <w:rFonts w:ascii="Times New Roman" w:hAnsi="Times New Roman" w:cs="Times New Roman"/>
          <w:noProof/>
          <w:kern w:val="0"/>
        </w:rPr>
        <w:t xml:space="preserve">Bacellar, Alan T L, Mugdha P Jadhao, Shashank Nag, Priscila M V Lima, Felipe M. G. Franca, and Lizy K John. 2025. “NanoML for Human Activity Recognition.” </w:t>
      </w:r>
      <w:r w:rsidRPr="00AE3503">
        <w:rPr>
          <w:rFonts w:ascii="Times New Roman" w:hAnsi="Times New Roman" w:cs="Times New Roman"/>
          <w:i/>
          <w:iCs/>
          <w:noProof/>
          <w:kern w:val="0"/>
        </w:rPr>
        <w:t>Proceedings of tinyML Research Symposium (tinyML Research Symposium’25)</w:t>
      </w:r>
      <w:r w:rsidRPr="00AE3503">
        <w:rPr>
          <w:rFonts w:ascii="Times New Roman" w:hAnsi="Times New Roman" w:cs="Times New Roman"/>
          <w:noProof/>
          <w:kern w:val="0"/>
        </w:rPr>
        <w:t xml:space="preserve"> 1(1): 1–7.</w:t>
      </w:r>
    </w:p>
    <w:p w14:paraId="3E800533" w14:textId="77777777" w:rsidR="00AE3503" w:rsidRPr="00AE3503" w:rsidRDefault="00AE3503" w:rsidP="00AE3503">
      <w:pPr>
        <w:widowControl w:val="0"/>
        <w:autoSpaceDE w:val="0"/>
        <w:autoSpaceDN w:val="0"/>
        <w:adjustRightInd w:val="0"/>
        <w:spacing w:after="0"/>
        <w:ind w:left="480" w:hanging="480"/>
        <w:rPr>
          <w:rFonts w:ascii="Times New Roman" w:hAnsi="Times New Roman" w:cs="Times New Roman"/>
          <w:noProof/>
          <w:kern w:val="0"/>
        </w:rPr>
      </w:pPr>
      <w:r w:rsidRPr="00AE3503">
        <w:rPr>
          <w:rFonts w:ascii="Times New Roman" w:hAnsi="Times New Roman" w:cs="Times New Roman"/>
          <w:noProof/>
          <w:kern w:val="0"/>
        </w:rPr>
        <w:t xml:space="preserve">Baraka, AbdulRahman M. A., and Mohd Halim Mohd Noor. 2023. “Similarity Segmentation Approach for Sensor-Based Activity Recognition.” </w:t>
      </w:r>
      <w:r w:rsidRPr="00AE3503">
        <w:rPr>
          <w:rFonts w:ascii="Times New Roman" w:hAnsi="Times New Roman" w:cs="Times New Roman"/>
          <w:i/>
          <w:iCs/>
          <w:noProof/>
          <w:kern w:val="0"/>
        </w:rPr>
        <w:t>IEEE Sensors Journal</w:t>
      </w:r>
      <w:r w:rsidRPr="00AE3503">
        <w:rPr>
          <w:rFonts w:ascii="Times New Roman" w:hAnsi="Times New Roman" w:cs="Times New Roman"/>
          <w:noProof/>
          <w:kern w:val="0"/>
        </w:rPr>
        <w:t xml:space="preserve"> 23(17): 19704–16. doi:10.1109/JSEN.2023.3295778.</w:t>
      </w:r>
    </w:p>
    <w:p w14:paraId="5054561C" w14:textId="77777777" w:rsidR="00AE3503" w:rsidRPr="00AE3503" w:rsidRDefault="00AE3503" w:rsidP="00AE3503">
      <w:pPr>
        <w:widowControl w:val="0"/>
        <w:autoSpaceDE w:val="0"/>
        <w:autoSpaceDN w:val="0"/>
        <w:adjustRightInd w:val="0"/>
        <w:spacing w:after="0"/>
        <w:ind w:left="480" w:hanging="480"/>
        <w:rPr>
          <w:rFonts w:ascii="Times New Roman" w:hAnsi="Times New Roman" w:cs="Times New Roman"/>
          <w:noProof/>
          <w:kern w:val="0"/>
        </w:rPr>
      </w:pPr>
      <w:r w:rsidRPr="00AE3503">
        <w:rPr>
          <w:rFonts w:ascii="Times New Roman" w:hAnsi="Times New Roman" w:cs="Times New Roman"/>
          <w:noProof/>
          <w:kern w:val="0"/>
        </w:rPr>
        <w:t>BARAKA, ABDULRAHMAN M A, and Dr. Mohd Halim Mohd Noor. 2024. “SIMILARITY SEGMENTATION APPROACH FOR SENSOR-</w:t>
      </w:r>
      <w:r w:rsidRPr="00AE3503">
        <w:rPr>
          <w:rFonts w:ascii="Times New Roman" w:hAnsi="Times New Roman" w:cs="Times New Roman"/>
          <w:noProof/>
          <w:kern w:val="0"/>
        </w:rPr>
        <w:lastRenderedPageBreak/>
        <w:t>BASED HUMAN ACTIVITY RECOGNITION.” UNIVERSITI SAINS MALAYSIA.</w:t>
      </w:r>
    </w:p>
    <w:p w14:paraId="4E784F2E" w14:textId="77777777" w:rsidR="00AE3503" w:rsidRPr="00AE3503" w:rsidRDefault="00AE3503" w:rsidP="00AE3503">
      <w:pPr>
        <w:widowControl w:val="0"/>
        <w:autoSpaceDE w:val="0"/>
        <w:autoSpaceDN w:val="0"/>
        <w:adjustRightInd w:val="0"/>
        <w:spacing w:after="0"/>
        <w:ind w:left="480" w:hanging="480"/>
        <w:rPr>
          <w:rFonts w:ascii="Times New Roman" w:hAnsi="Times New Roman" w:cs="Times New Roman"/>
          <w:noProof/>
          <w:kern w:val="0"/>
        </w:rPr>
      </w:pPr>
      <w:r w:rsidRPr="00AE3503">
        <w:rPr>
          <w:rFonts w:ascii="Times New Roman" w:hAnsi="Times New Roman" w:cs="Times New Roman"/>
          <w:noProof/>
          <w:kern w:val="0"/>
        </w:rPr>
        <w:t xml:space="preserve">Baraka, AbdulRahman, and Mohd Halim Mohd Noor. 2024. “Deep Similarity Segmentation Model for Sensor-Based Activity Recognition.” </w:t>
      </w:r>
      <w:r w:rsidRPr="00AE3503">
        <w:rPr>
          <w:rFonts w:ascii="Times New Roman" w:hAnsi="Times New Roman" w:cs="Times New Roman"/>
          <w:i/>
          <w:iCs/>
          <w:noProof/>
          <w:kern w:val="0"/>
        </w:rPr>
        <w:t>Multimedia Tools and Applications</w:t>
      </w:r>
      <w:r w:rsidRPr="00AE3503">
        <w:rPr>
          <w:rFonts w:ascii="Times New Roman" w:hAnsi="Times New Roman" w:cs="Times New Roman"/>
          <w:noProof/>
          <w:kern w:val="0"/>
        </w:rPr>
        <w:t xml:space="preserve"> 84(11): 8869–92. doi:10.1007/s11042-024-18933-2.</w:t>
      </w:r>
    </w:p>
    <w:p w14:paraId="78827DD6" w14:textId="77777777" w:rsidR="00AE3503" w:rsidRPr="00AE3503" w:rsidRDefault="00AE3503" w:rsidP="00AE3503">
      <w:pPr>
        <w:widowControl w:val="0"/>
        <w:autoSpaceDE w:val="0"/>
        <w:autoSpaceDN w:val="0"/>
        <w:adjustRightInd w:val="0"/>
        <w:spacing w:after="0"/>
        <w:ind w:left="480" w:hanging="480"/>
        <w:rPr>
          <w:rFonts w:ascii="Times New Roman" w:hAnsi="Times New Roman" w:cs="Times New Roman"/>
          <w:noProof/>
          <w:kern w:val="0"/>
        </w:rPr>
      </w:pPr>
      <w:r w:rsidRPr="00AE3503">
        <w:rPr>
          <w:rFonts w:ascii="Times New Roman" w:hAnsi="Times New Roman" w:cs="Times New Roman"/>
          <w:noProof/>
          <w:kern w:val="0"/>
        </w:rPr>
        <w:t xml:space="preserve">Bassani, Giulia, Carlo Alberto Avizzano, and Alessandro Filippeschi. 2025. “Deep Learning Algorithms for Human Activity Recognition in Manual Material Handling Tasks.” </w:t>
      </w:r>
      <w:r w:rsidRPr="00AE3503">
        <w:rPr>
          <w:rFonts w:ascii="Times New Roman" w:hAnsi="Times New Roman" w:cs="Times New Roman"/>
          <w:i/>
          <w:iCs/>
          <w:noProof/>
          <w:kern w:val="0"/>
        </w:rPr>
        <w:t>Sensors</w:t>
      </w:r>
      <w:r w:rsidRPr="00AE3503">
        <w:rPr>
          <w:rFonts w:ascii="Times New Roman" w:hAnsi="Times New Roman" w:cs="Times New Roman"/>
          <w:noProof/>
          <w:kern w:val="0"/>
        </w:rPr>
        <w:t xml:space="preserve"> 25(21): 1–20. doi:10.3390/s25216705.</w:t>
      </w:r>
    </w:p>
    <w:p w14:paraId="41226AAF" w14:textId="77777777" w:rsidR="00AE3503" w:rsidRPr="00AE3503" w:rsidRDefault="00AE3503" w:rsidP="00AE3503">
      <w:pPr>
        <w:widowControl w:val="0"/>
        <w:autoSpaceDE w:val="0"/>
        <w:autoSpaceDN w:val="0"/>
        <w:adjustRightInd w:val="0"/>
        <w:spacing w:after="0"/>
        <w:ind w:left="480" w:hanging="480"/>
        <w:rPr>
          <w:rFonts w:ascii="Times New Roman" w:hAnsi="Times New Roman" w:cs="Times New Roman"/>
          <w:noProof/>
          <w:kern w:val="0"/>
        </w:rPr>
      </w:pPr>
      <w:r w:rsidRPr="00AE3503">
        <w:rPr>
          <w:rFonts w:ascii="Times New Roman" w:hAnsi="Times New Roman" w:cs="Times New Roman"/>
          <w:noProof/>
          <w:kern w:val="0"/>
        </w:rPr>
        <w:t xml:space="preserve">Burzer, Maximilian, Tobias King, Till Riedel, Michael Beigl, and Tobias Röddiger. 2025. “WHAR Datasets: An Open Source Library for Wearable Human Activity Recognition.” </w:t>
      </w:r>
      <w:r w:rsidRPr="00AE3503">
        <w:rPr>
          <w:rFonts w:ascii="Times New Roman" w:hAnsi="Times New Roman" w:cs="Times New Roman"/>
          <w:i/>
          <w:iCs/>
          <w:noProof/>
          <w:kern w:val="0"/>
        </w:rPr>
        <w:t>Companion of the the 2025 ACM International Joint Conference on Pervasive and Ubiquitous Computing (UbiComp Companion ’25), October 12â•ﬁ16, 2025, Espoo, Finland</w:t>
      </w:r>
      <w:r w:rsidRPr="00AE3503">
        <w:rPr>
          <w:rFonts w:ascii="Times New Roman" w:hAnsi="Times New Roman" w:cs="Times New Roman"/>
          <w:noProof/>
          <w:kern w:val="0"/>
        </w:rPr>
        <w:t xml:space="preserve"> 1(1): 1–8. doi:10.1145/3714394.3756254.</w:t>
      </w:r>
    </w:p>
    <w:p w14:paraId="6063A3CC" w14:textId="77777777" w:rsidR="00AE3503" w:rsidRPr="00AE3503" w:rsidRDefault="00AE3503" w:rsidP="00AE3503">
      <w:pPr>
        <w:widowControl w:val="0"/>
        <w:autoSpaceDE w:val="0"/>
        <w:autoSpaceDN w:val="0"/>
        <w:adjustRightInd w:val="0"/>
        <w:spacing w:after="0"/>
        <w:ind w:left="480" w:hanging="480"/>
        <w:rPr>
          <w:rFonts w:ascii="Times New Roman" w:hAnsi="Times New Roman" w:cs="Times New Roman"/>
          <w:noProof/>
          <w:kern w:val="0"/>
        </w:rPr>
      </w:pPr>
      <w:r w:rsidRPr="00AE3503">
        <w:rPr>
          <w:rFonts w:ascii="Times New Roman" w:hAnsi="Times New Roman" w:cs="Times New Roman"/>
          <w:noProof/>
          <w:kern w:val="0"/>
        </w:rPr>
        <w:t xml:space="preserve">Dutta, Sanjay, Tossapon Boongoen, and Reyer Zwiggelaar. 2025. “Human Activity Recognition with Noise-Injected Time-Distributed AlexNet.” </w:t>
      </w:r>
      <w:r w:rsidRPr="00AE3503">
        <w:rPr>
          <w:rFonts w:ascii="Times New Roman" w:hAnsi="Times New Roman" w:cs="Times New Roman"/>
          <w:i/>
          <w:iCs/>
          <w:noProof/>
          <w:kern w:val="0"/>
        </w:rPr>
        <w:t>Biomimetics</w:t>
      </w:r>
      <w:r w:rsidRPr="00AE3503">
        <w:rPr>
          <w:rFonts w:ascii="Times New Roman" w:hAnsi="Times New Roman" w:cs="Times New Roman"/>
          <w:noProof/>
          <w:kern w:val="0"/>
        </w:rPr>
        <w:t xml:space="preserve"> 10(9): 613. doi:10.3390/biomimetics10090613.</w:t>
      </w:r>
    </w:p>
    <w:p w14:paraId="698FBC59" w14:textId="77777777" w:rsidR="00AE3503" w:rsidRPr="00AE3503" w:rsidRDefault="00AE3503" w:rsidP="00AE3503">
      <w:pPr>
        <w:widowControl w:val="0"/>
        <w:autoSpaceDE w:val="0"/>
        <w:autoSpaceDN w:val="0"/>
        <w:adjustRightInd w:val="0"/>
        <w:spacing w:after="0"/>
        <w:ind w:left="480" w:hanging="480"/>
        <w:rPr>
          <w:rFonts w:ascii="Times New Roman" w:hAnsi="Times New Roman" w:cs="Times New Roman"/>
          <w:noProof/>
          <w:kern w:val="0"/>
        </w:rPr>
      </w:pPr>
      <w:r w:rsidRPr="00AE3503">
        <w:rPr>
          <w:rFonts w:ascii="Times New Roman" w:hAnsi="Times New Roman" w:cs="Times New Roman"/>
          <w:noProof/>
          <w:kern w:val="0"/>
        </w:rPr>
        <w:t xml:space="preserve">Elmosallamy, Enas Selem, and Mohammed F Soliman. 2025. “Intelligent Routing for Human Activity Recognition in Wireless Body Area Networks.” </w:t>
      </w:r>
      <w:r w:rsidRPr="00AE3503">
        <w:rPr>
          <w:rFonts w:ascii="Times New Roman" w:hAnsi="Times New Roman" w:cs="Times New Roman"/>
          <w:i/>
          <w:iCs/>
          <w:noProof/>
          <w:kern w:val="0"/>
        </w:rPr>
        <w:t>Scientific Reports</w:t>
      </w:r>
      <w:r w:rsidRPr="00AE3503">
        <w:rPr>
          <w:rFonts w:ascii="Times New Roman" w:hAnsi="Times New Roman" w:cs="Times New Roman"/>
          <w:noProof/>
          <w:kern w:val="0"/>
        </w:rPr>
        <w:t xml:space="preserve"> 15(1): 1–20. doi:10.1038/s41598-025-12114-3.</w:t>
      </w:r>
    </w:p>
    <w:p w14:paraId="4A398A1B" w14:textId="77777777" w:rsidR="00AE3503" w:rsidRPr="00AE3503" w:rsidRDefault="00AE3503" w:rsidP="00AE3503">
      <w:pPr>
        <w:widowControl w:val="0"/>
        <w:autoSpaceDE w:val="0"/>
        <w:autoSpaceDN w:val="0"/>
        <w:adjustRightInd w:val="0"/>
        <w:spacing w:after="0"/>
        <w:ind w:left="480" w:hanging="480"/>
        <w:rPr>
          <w:rFonts w:ascii="Times New Roman" w:hAnsi="Times New Roman" w:cs="Times New Roman"/>
          <w:noProof/>
          <w:kern w:val="0"/>
        </w:rPr>
      </w:pPr>
      <w:r w:rsidRPr="00AE3503">
        <w:rPr>
          <w:rFonts w:ascii="Times New Roman" w:hAnsi="Times New Roman" w:cs="Times New Roman"/>
          <w:noProof/>
          <w:kern w:val="0"/>
        </w:rPr>
        <w:t xml:space="preserve">Al Farid, Fahmid, Ahsanul Bari, Abu Saleh Musa Miah, Sarina Mansor, Jia Uddin, and S Prabha Kumaresan. 2025. “A Structured and Methodological Review on Multi-View Human Activity Recognition for Ambient Assisted Living.” </w:t>
      </w:r>
      <w:r w:rsidRPr="00AE3503">
        <w:rPr>
          <w:rFonts w:ascii="Times New Roman" w:hAnsi="Times New Roman" w:cs="Times New Roman"/>
          <w:i/>
          <w:iCs/>
          <w:noProof/>
          <w:kern w:val="0"/>
        </w:rPr>
        <w:t>Journal of Imaging</w:t>
      </w:r>
      <w:r w:rsidRPr="00AE3503">
        <w:rPr>
          <w:rFonts w:ascii="Times New Roman" w:hAnsi="Times New Roman" w:cs="Times New Roman"/>
          <w:noProof/>
          <w:kern w:val="0"/>
        </w:rPr>
        <w:t xml:space="preserve"> 11(6): 1–27. doi:10.3390/jimaging11060182.</w:t>
      </w:r>
    </w:p>
    <w:p w14:paraId="1C741D9B" w14:textId="77777777" w:rsidR="00AE3503" w:rsidRPr="00AE3503" w:rsidRDefault="00AE3503" w:rsidP="00AE3503">
      <w:pPr>
        <w:widowControl w:val="0"/>
        <w:autoSpaceDE w:val="0"/>
        <w:autoSpaceDN w:val="0"/>
        <w:adjustRightInd w:val="0"/>
        <w:spacing w:after="0"/>
        <w:ind w:left="480" w:hanging="480"/>
        <w:rPr>
          <w:rFonts w:ascii="Times New Roman" w:hAnsi="Times New Roman" w:cs="Times New Roman"/>
          <w:noProof/>
          <w:kern w:val="0"/>
        </w:rPr>
      </w:pPr>
      <w:r w:rsidRPr="00AE3503">
        <w:rPr>
          <w:rFonts w:ascii="Times New Roman" w:hAnsi="Times New Roman" w:cs="Times New Roman"/>
          <w:noProof/>
          <w:kern w:val="0"/>
        </w:rPr>
        <w:t xml:space="preserve">Fenoglio, Dario, Mohan Li, Davide Casnici, Matias Laporte, Shkurta Gashi, </w:t>
      </w:r>
      <w:r w:rsidRPr="00AE3503">
        <w:rPr>
          <w:rFonts w:ascii="Times New Roman" w:hAnsi="Times New Roman" w:cs="Times New Roman"/>
          <w:noProof/>
          <w:kern w:val="0"/>
        </w:rPr>
        <w:lastRenderedPageBreak/>
        <w:t xml:space="preserve">Silvia Santini, Martin Gjoreski, and Marc Langheinrich. 2025. “Multi-Frequency Federated Learning for Human Activity Recognition Using Head-Worn Sensors.” </w:t>
      </w:r>
      <w:r w:rsidRPr="00AE3503">
        <w:rPr>
          <w:rFonts w:ascii="Times New Roman" w:hAnsi="Times New Roman" w:cs="Times New Roman"/>
          <w:i/>
          <w:iCs/>
          <w:noProof/>
          <w:kern w:val="0"/>
        </w:rPr>
        <w:t>Proceedings - 2024 International Conference on Intelligent Environments, IE 2024</w:t>
      </w:r>
      <w:r w:rsidRPr="00AE3503">
        <w:rPr>
          <w:rFonts w:ascii="Times New Roman" w:hAnsi="Times New Roman" w:cs="Times New Roman"/>
          <w:noProof/>
          <w:kern w:val="0"/>
        </w:rPr>
        <w:t>: 17–24. doi:10.1109/IE61493.2024.10599924.</w:t>
      </w:r>
    </w:p>
    <w:p w14:paraId="2DA07716" w14:textId="77777777" w:rsidR="00AE3503" w:rsidRPr="00AE3503" w:rsidRDefault="00AE3503" w:rsidP="00AE3503">
      <w:pPr>
        <w:widowControl w:val="0"/>
        <w:autoSpaceDE w:val="0"/>
        <w:autoSpaceDN w:val="0"/>
        <w:adjustRightInd w:val="0"/>
        <w:spacing w:after="0"/>
        <w:ind w:left="480" w:hanging="480"/>
        <w:rPr>
          <w:rFonts w:ascii="Times New Roman" w:hAnsi="Times New Roman" w:cs="Times New Roman"/>
          <w:noProof/>
          <w:kern w:val="0"/>
        </w:rPr>
      </w:pPr>
      <w:r w:rsidRPr="00AE3503">
        <w:rPr>
          <w:rFonts w:ascii="Times New Roman" w:hAnsi="Times New Roman" w:cs="Times New Roman"/>
          <w:noProof/>
          <w:kern w:val="0"/>
        </w:rPr>
        <w:t xml:space="preserve">Ge, Fei, Zhenyang Dai, Zhimin Yang, Fei Wu, and Liansheng Tan. 2024. “VBCNet: A Hybird Network for Human Activity Recognition.” </w:t>
      </w:r>
      <w:r w:rsidRPr="00AE3503">
        <w:rPr>
          <w:rFonts w:ascii="Times New Roman" w:hAnsi="Times New Roman" w:cs="Times New Roman"/>
          <w:i/>
          <w:iCs/>
          <w:noProof/>
          <w:kern w:val="0"/>
        </w:rPr>
        <w:t>Sensors</w:t>
      </w:r>
      <w:r w:rsidRPr="00AE3503">
        <w:rPr>
          <w:rFonts w:ascii="Times New Roman" w:hAnsi="Times New Roman" w:cs="Times New Roman"/>
          <w:noProof/>
          <w:kern w:val="0"/>
        </w:rPr>
        <w:t xml:space="preserve"> 24(23): 1–22. doi:10.3390/s24237793.</w:t>
      </w:r>
    </w:p>
    <w:p w14:paraId="00054E2E" w14:textId="77777777" w:rsidR="00AE3503" w:rsidRPr="00AE3503" w:rsidRDefault="00AE3503" w:rsidP="00AE3503">
      <w:pPr>
        <w:widowControl w:val="0"/>
        <w:autoSpaceDE w:val="0"/>
        <w:autoSpaceDN w:val="0"/>
        <w:adjustRightInd w:val="0"/>
        <w:spacing w:after="0"/>
        <w:ind w:left="480" w:hanging="480"/>
        <w:rPr>
          <w:rFonts w:ascii="Times New Roman" w:hAnsi="Times New Roman" w:cs="Times New Roman"/>
          <w:noProof/>
          <w:kern w:val="0"/>
        </w:rPr>
      </w:pPr>
      <w:r w:rsidRPr="00AE3503">
        <w:rPr>
          <w:rFonts w:ascii="Times New Roman" w:hAnsi="Times New Roman" w:cs="Times New Roman"/>
          <w:noProof/>
          <w:kern w:val="0"/>
        </w:rPr>
        <w:t xml:space="preserve">He, Ji-Long, Jian-Hong Wang, Chih-Min Lo, and Zhaodi Jiang. 2025. “Human Activity Recognition via Attention-Augmented TCN-BiGRU Fusion.” </w:t>
      </w:r>
      <w:r w:rsidRPr="00AE3503">
        <w:rPr>
          <w:rFonts w:ascii="Times New Roman" w:hAnsi="Times New Roman" w:cs="Times New Roman"/>
          <w:i/>
          <w:iCs/>
          <w:noProof/>
          <w:kern w:val="0"/>
        </w:rPr>
        <w:t>Sensors</w:t>
      </w:r>
      <w:r w:rsidRPr="00AE3503">
        <w:rPr>
          <w:rFonts w:ascii="Times New Roman" w:hAnsi="Times New Roman" w:cs="Times New Roman"/>
          <w:noProof/>
          <w:kern w:val="0"/>
        </w:rPr>
        <w:t xml:space="preserve"> 25(18): 1–36. doi:10.3390/s25185765.</w:t>
      </w:r>
    </w:p>
    <w:p w14:paraId="6694DD40" w14:textId="77777777" w:rsidR="00AE3503" w:rsidRPr="00AE3503" w:rsidRDefault="00AE3503" w:rsidP="00AE3503">
      <w:pPr>
        <w:widowControl w:val="0"/>
        <w:autoSpaceDE w:val="0"/>
        <w:autoSpaceDN w:val="0"/>
        <w:adjustRightInd w:val="0"/>
        <w:spacing w:after="0"/>
        <w:ind w:left="480" w:hanging="480"/>
        <w:rPr>
          <w:rFonts w:ascii="Times New Roman" w:hAnsi="Times New Roman" w:cs="Times New Roman"/>
          <w:noProof/>
          <w:kern w:val="0"/>
        </w:rPr>
      </w:pPr>
      <w:r w:rsidRPr="00AE3503">
        <w:rPr>
          <w:rFonts w:ascii="Times New Roman" w:hAnsi="Times New Roman" w:cs="Times New Roman"/>
          <w:noProof/>
          <w:kern w:val="0"/>
        </w:rPr>
        <w:t xml:space="preserve">Ige, Ayokunle Olalekan, Daniel Ayo Oladele, and Malusi Sibiya. 2025. “Retentive-HAR: Human Activity Recognition from Wearable Sensors with Enhanced Temporal and Inter-Feature Dependency Retention.” </w:t>
      </w:r>
      <w:r w:rsidRPr="00AE3503">
        <w:rPr>
          <w:rFonts w:ascii="Times New Roman" w:hAnsi="Times New Roman" w:cs="Times New Roman"/>
          <w:i/>
          <w:iCs/>
          <w:noProof/>
          <w:kern w:val="0"/>
        </w:rPr>
        <w:t>Applied Sciences</w:t>
      </w:r>
      <w:r w:rsidRPr="00AE3503">
        <w:rPr>
          <w:rFonts w:ascii="Times New Roman" w:hAnsi="Times New Roman" w:cs="Times New Roman"/>
          <w:noProof/>
          <w:kern w:val="0"/>
        </w:rPr>
        <w:t xml:space="preserve"> 15(23): 1–21. doi:10.3390/app152312661.</w:t>
      </w:r>
    </w:p>
    <w:p w14:paraId="77F8D656" w14:textId="77777777" w:rsidR="00AE3503" w:rsidRPr="00AE3503" w:rsidRDefault="00AE3503" w:rsidP="00AE3503">
      <w:pPr>
        <w:widowControl w:val="0"/>
        <w:autoSpaceDE w:val="0"/>
        <w:autoSpaceDN w:val="0"/>
        <w:adjustRightInd w:val="0"/>
        <w:spacing w:after="0"/>
        <w:ind w:left="480" w:hanging="480"/>
        <w:rPr>
          <w:rFonts w:ascii="Times New Roman" w:hAnsi="Times New Roman" w:cs="Times New Roman"/>
          <w:noProof/>
          <w:kern w:val="0"/>
        </w:rPr>
      </w:pPr>
      <w:r w:rsidRPr="00AE3503">
        <w:rPr>
          <w:rFonts w:ascii="Times New Roman" w:hAnsi="Times New Roman" w:cs="Times New Roman"/>
          <w:noProof/>
          <w:kern w:val="0"/>
        </w:rPr>
        <w:t xml:space="preserve">Ismael, Mohammed Nasih. 2025. “Comparative Analysis of Machine Learning Methods for Human Activity Recognition Using Wearable Sensors.” </w:t>
      </w:r>
      <w:r w:rsidRPr="00AE3503">
        <w:rPr>
          <w:rFonts w:ascii="Times New Roman" w:hAnsi="Times New Roman" w:cs="Times New Roman"/>
          <w:i/>
          <w:iCs/>
          <w:noProof/>
          <w:kern w:val="0"/>
        </w:rPr>
        <w:t>Scientia. Technology, Science and Society</w:t>
      </w:r>
      <w:r w:rsidRPr="00AE3503">
        <w:rPr>
          <w:rFonts w:ascii="Times New Roman" w:hAnsi="Times New Roman" w:cs="Times New Roman"/>
          <w:noProof/>
          <w:kern w:val="0"/>
        </w:rPr>
        <w:t xml:space="preserve"> 2(11): 114–31. doi:10.59324/stss.2025.2(11).12.</w:t>
      </w:r>
    </w:p>
    <w:p w14:paraId="20439323" w14:textId="77777777" w:rsidR="00AE3503" w:rsidRPr="00AE3503" w:rsidRDefault="00AE3503" w:rsidP="00AE3503">
      <w:pPr>
        <w:widowControl w:val="0"/>
        <w:autoSpaceDE w:val="0"/>
        <w:autoSpaceDN w:val="0"/>
        <w:adjustRightInd w:val="0"/>
        <w:spacing w:after="0"/>
        <w:ind w:left="480" w:hanging="480"/>
        <w:rPr>
          <w:rFonts w:ascii="Times New Roman" w:hAnsi="Times New Roman" w:cs="Times New Roman"/>
          <w:noProof/>
          <w:kern w:val="0"/>
        </w:rPr>
      </w:pPr>
      <w:r w:rsidRPr="00AE3503">
        <w:rPr>
          <w:rFonts w:ascii="Times New Roman" w:hAnsi="Times New Roman" w:cs="Times New Roman"/>
          <w:noProof/>
          <w:kern w:val="0"/>
        </w:rPr>
        <w:t xml:space="preserve">Karim, Rezwana, Afsana Begum, Miskatul Jannat, and Abu Kowshir Bitto. 2025. “A Blended Ensemble Approach for Accurate Human Activity Recognition.” </w:t>
      </w:r>
      <w:r w:rsidRPr="00AE3503">
        <w:rPr>
          <w:rFonts w:ascii="Times New Roman" w:hAnsi="Times New Roman" w:cs="Times New Roman"/>
          <w:i/>
          <w:iCs/>
          <w:noProof/>
          <w:kern w:val="0"/>
        </w:rPr>
        <w:t>IAES International Journal of Artificial Intelligence (IJ-AI)</w:t>
      </w:r>
      <w:r w:rsidRPr="00AE3503">
        <w:rPr>
          <w:rFonts w:ascii="Times New Roman" w:hAnsi="Times New Roman" w:cs="Times New Roman"/>
          <w:noProof/>
          <w:kern w:val="0"/>
        </w:rPr>
        <w:t xml:space="preserve"> 14(6): 5131–39. doi:10.11591/ijai.v14.i6.pp5131-5139.</w:t>
      </w:r>
    </w:p>
    <w:p w14:paraId="5B705CC9" w14:textId="77777777" w:rsidR="00AE3503" w:rsidRPr="00AE3503" w:rsidRDefault="00AE3503" w:rsidP="00AE3503">
      <w:pPr>
        <w:widowControl w:val="0"/>
        <w:autoSpaceDE w:val="0"/>
        <w:autoSpaceDN w:val="0"/>
        <w:adjustRightInd w:val="0"/>
        <w:spacing w:after="0"/>
        <w:ind w:left="480" w:hanging="480"/>
        <w:rPr>
          <w:rFonts w:ascii="Times New Roman" w:hAnsi="Times New Roman" w:cs="Times New Roman"/>
          <w:noProof/>
          <w:kern w:val="0"/>
        </w:rPr>
      </w:pPr>
      <w:r w:rsidRPr="00AE3503">
        <w:rPr>
          <w:rFonts w:ascii="Times New Roman" w:hAnsi="Times New Roman" w:cs="Times New Roman"/>
          <w:noProof/>
          <w:kern w:val="0"/>
        </w:rPr>
        <w:t xml:space="preserve">Khadidos, Adil O, and Raed Alsini. 2025. “Integrating Swin Transfer with Attention Mechanism Based Hybrid Deep Learning Driven Automated Human Activity Recognition for Enhanced Disability Assistance.” </w:t>
      </w:r>
      <w:r w:rsidRPr="00AE3503">
        <w:rPr>
          <w:rFonts w:ascii="Times New Roman" w:hAnsi="Times New Roman" w:cs="Times New Roman"/>
          <w:i/>
          <w:iCs/>
          <w:noProof/>
          <w:kern w:val="0"/>
        </w:rPr>
        <w:t>Scientific Reports</w:t>
      </w:r>
      <w:r w:rsidRPr="00AE3503">
        <w:rPr>
          <w:rFonts w:ascii="Times New Roman" w:hAnsi="Times New Roman" w:cs="Times New Roman"/>
          <w:noProof/>
          <w:kern w:val="0"/>
        </w:rPr>
        <w:t xml:space="preserve"> 15(1): 1–21. doi:10.1038/s41598-025-19496-4.</w:t>
      </w:r>
    </w:p>
    <w:p w14:paraId="00A47845" w14:textId="77777777" w:rsidR="00AE3503" w:rsidRPr="00AE3503" w:rsidRDefault="00AE3503" w:rsidP="00AE3503">
      <w:pPr>
        <w:widowControl w:val="0"/>
        <w:autoSpaceDE w:val="0"/>
        <w:autoSpaceDN w:val="0"/>
        <w:adjustRightInd w:val="0"/>
        <w:spacing w:after="0"/>
        <w:ind w:left="480" w:hanging="480"/>
        <w:rPr>
          <w:rFonts w:ascii="Times New Roman" w:hAnsi="Times New Roman" w:cs="Times New Roman"/>
          <w:noProof/>
          <w:kern w:val="0"/>
        </w:rPr>
      </w:pPr>
      <w:r w:rsidRPr="00AE3503">
        <w:rPr>
          <w:rFonts w:ascii="Times New Roman" w:hAnsi="Times New Roman" w:cs="Times New Roman"/>
          <w:noProof/>
          <w:kern w:val="0"/>
        </w:rPr>
        <w:t xml:space="preserve">Lamaakal, Ismail, Chaymae Yahyati, Yassine Maleh, Khalid El Makkaoui, Ibrahim Ouahbi, Ahmed A. Abd El-Latif, Mariam Zomorodi, and Basma </w:t>
      </w:r>
      <w:r w:rsidRPr="00AE3503">
        <w:rPr>
          <w:rFonts w:ascii="Times New Roman" w:hAnsi="Times New Roman" w:cs="Times New Roman"/>
          <w:noProof/>
          <w:kern w:val="0"/>
        </w:rPr>
        <w:lastRenderedPageBreak/>
        <w:t xml:space="preserve">Abd El-Rahiem. 2025. “A Tiny Inertial Transformer for Human Activity Recognition via Multimodal Knowledge Distillation and Explainable AI.” </w:t>
      </w:r>
      <w:r w:rsidRPr="00AE3503">
        <w:rPr>
          <w:rFonts w:ascii="Times New Roman" w:hAnsi="Times New Roman" w:cs="Times New Roman"/>
          <w:i/>
          <w:iCs/>
          <w:noProof/>
          <w:kern w:val="0"/>
        </w:rPr>
        <w:t>Scientific Reports</w:t>
      </w:r>
      <w:r w:rsidRPr="00AE3503">
        <w:rPr>
          <w:rFonts w:ascii="Times New Roman" w:hAnsi="Times New Roman" w:cs="Times New Roman"/>
          <w:noProof/>
          <w:kern w:val="0"/>
        </w:rPr>
        <w:t xml:space="preserve"> 15(1): 1–33. doi:10.1038/s41598-025-25297-2.</w:t>
      </w:r>
    </w:p>
    <w:p w14:paraId="40A69C19" w14:textId="77777777" w:rsidR="00AE3503" w:rsidRPr="00AE3503" w:rsidRDefault="00AE3503" w:rsidP="00AE3503">
      <w:pPr>
        <w:widowControl w:val="0"/>
        <w:autoSpaceDE w:val="0"/>
        <w:autoSpaceDN w:val="0"/>
        <w:adjustRightInd w:val="0"/>
        <w:spacing w:after="0"/>
        <w:ind w:left="480" w:hanging="480"/>
        <w:rPr>
          <w:rFonts w:ascii="Times New Roman" w:hAnsi="Times New Roman" w:cs="Times New Roman"/>
          <w:noProof/>
          <w:kern w:val="0"/>
        </w:rPr>
      </w:pPr>
      <w:r w:rsidRPr="00AE3503">
        <w:rPr>
          <w:rFonts w:ascii="Times New Roman" w:hAnsi="Times New Roman" w:cs="Times New Roman"/>
          <w:noProof/>
          <w:kern w:val="0"/>
        </w:rPr>
        <w:t>Lemoine, Émile, Denahin Toffa, An Qi Xu, Improving Diagnostic Accuracy of Routine EEG for Epilepsy using Deep Learning, Authors, Émile Lemoine, Denahin Toffa, et al. 2025. “Improving Diagnostic Accuracy of Routine EEG for Epilepsy Using Deep Learning.” (51616): 1–24.</w:t>
      </w:r>
    </w:p>
    <w:p w14:paraId="52BF4B4A" w14:textId="77777777" w:rsidR="00AE3503" w:rsidRPr="00AE3503" w:rsidRDefault="00AE3503" w:rsidP="00AE3503">
      <w:pPr>
        <w:widowControl w:val="0"/>
        <w:autoSpaceDE w:val="0"/>
        <w:autoSpaceDN w:val="0"/>
        <w:adjustRightInd w:val="0"/>
        <w:spacing w:after="0"/>
        <w:ind w:left="480" w:hanging="480"/>
        <w:rPr>
          <w:rFonts w:ascii="Times New Roman" w:hAnsi="Times New Roman" w:cs="Times New Roman"/>
          <w:noProof/>
          <w:kern w:val="0"/>
        </w:rPr>
      </w:pPr>
      <w:r w:rsidRPr="00AE3503">
        <w:rPr>
          <w:rFonts w:ascii="Times New Roman" w:hAnsi="Times New Roman" w:cs="Times New Roman"/>
          <w:noProof/>
          <w:kern w:val="0"/>
        </w:rPr>
        <w:t xml:space="preserve">McCarthy, Conor, Loes Quirijnen, Jan Peter van Zandwijk, Zeno Geradts, and Marcel Worring. 2025. “Hi-OSCAR: Hierarchical Open-Set Classifier for Human Activity Recognition.” </w:t>
      </w:r>
      <w:r w:rsidRPr="00AE3503">
        <w:rPr>
          <w:rFonts w:ascii="Times New Roman" w:hAnsi="Times New Roman" w:cs="Times New Roman"/>
          <w:i/>
          <w:iCs/>
          <w:noProof/>
          <w:kern w:val="0"/>
        </w:rPr>
        <w:t>Proceedings of the ACM on Interactive, Mobile, Wearable and Ubiquitous Technologies</w:t>
      </w:r>
      <w:r w:rsidRPr="00AE3503">
        <w:rPr>
          <w:rFonts w:ascii="Times New Roman" w:hAnsi="Times New Roman" w:cs="Times New Roman"/>
          <w:noProof/>
          <w:kern w:val="0"/>
        </w:rPr>
        <w:t xml:space="preserve"> 9(4): 1–30. doi:10.1145/3770681.</w:t>
      </w:r>
    </w:p>
    <w:p w14:paraId="0FB843E1" w14:textId="77777777" w:rsidR="00AE3503" w:rsidRPr="00AE3503" w:rsidRDefault="00AE3503" w:rsidP="00AE3503">
      <w:pPr>
        <w:widowControl w:val="0"/>
        <w:autoSpaceDE w:val="0"/>
        <w:autoSpaceDN w:val="0"/>
        <w:adjustRightInd w:val="0"/>
        <w:spacing w:after="0"/>
        <w:ind w:left="480" w:hanging="480"/>
        <w:rPr>
          <w:rFonts w:ascii="Times New Roman" w:hAnsi="Times New Roman" w:cs="Times New Roman"/>
          <w:noProof/>
          <w:kern w:val="0"/>
        </w:rPr>
      </w:pPr>
      <w:r w:rsidRPr="00AE3503">
        <w:rPr>
          <w:rFonts w:ascii="Times New Roman" w:hAnsi="Times New Roman" w:cs="Times New Roman"/>
          <w:noProof/>
          <w:kern w:val="0"/>
        </w:rPr>
        <w:t xml:space="preserve">Miao, Mingda, Weijie Yan, Xueshan Gao, Le Yang, Jiaqi Zhou, and Wenyi Zhang. 2025. “Attention-Based CNN-BiGRU-Transformer Model for Human Activity Recognition.” </w:t>
      </w:r>
      <w:r w:rsidRPr="00AE3503">
        <w:rPr>
          <w:rFonts w:ascii="Times New Roman" w:hAnsi="Times New Roman" w:cs="Times New Roman"/>
          <w:i/>
          <w:iCs/>
          <w:noProof/>
          <w:kern w:val="0"/>
        </w:rPr>
        <w:t>Applied Sciences</w:t>
      </w:r>
      <w:r w:rsidRPr="00AE3503">
        <w:rPr>
          <w:rFonts w:ascii="Times New Roman" w:hAnsi="Times New Roman" w:cs="Times New Roman"/>
          <w:noProof/>
          <w:kern w:val="0"/>
        </w:rPr>
        <w:t xml:space="preserve"> 15(23): 1–21. doi:10.3390/app152312592.</w:t>
      </w:r>
    </w:p>
    <w:p w14:paraId="2B10DB18" w14:textId="77777777" w:rsidR="00AE3503" w:rsidRPr="00AE3503" w:rsidRDefault="00AE3503" w:rsidP="00AE3503">
      <w:pPr>
        <w:widowControl w:val="0"/>
        <w:autoSpaceDE w:val="0"/>
        <w:autoSpaceDN w:val="0"/>
        <w:adjustRightInd w:val="0"/>
        <w:spacing w:after="0"/>
        <w:ind w:left="480" w:hanging="480"/>
        <w:rPr>
          <w:rFonts w:ascii="Times New Roman" w:hAnsi="Times New Roman" w:cs="Times New Roman"/>
          <w:noProof/>
          <w:kern w:val="0"/>
        </w:rPr>
      </w:pPr>
      <w:r w:rsidRPr="00AE3503">
        <w:rPr>
          <w:rFonts w:ascii="Times New Roman" w:hAnsi="Times New Roman" w:cs="Times New Roman"/>
          <w:noProof/>
          <w:kern w:val="0"/>
        </w:rPr>
        <w:t xml:space="preserve">Molina Arias, Ludwin, and Magdalena Smoleń. 2025. “Comparative Evaluation of ECG and Motion Signals in the Context of Activity Recognition and Human Identification.” </w:t>
      </w:r>
      <w:r w:rsidRPr="00AE3503">
        <w:rPr>
          <w:rFonts w:ascii="Times New Roman" w:hAnsi="Times New Roman" w:cs="Times New Roman"/>
          <w:i/>
          <w:iCs/>
          <w:noProof/>
          <w:kern w:val="0"/>
        </w:rPr>
        <w:t>Sensors</w:t>
      </w:r>
      <w:r w:rsidRPr="00AE3503">
        <w:rPr>
          <w:rFonts w:ascii="Times New Roman" w:hAnsi="Times New Roman" w:cs="Times New Roman"/>
          <w:noProof/>
          <w:kern w:val="0"/>
        </w:rPr>
        <w:t xml:space="preserve"> 25(19): 1–29. doi:10.3390/s25196040.</w:t>
      </w:r>
    </w:p>
    <w:p w14:paraId="40B1DEB7" w14:textId="77777777" w:rsidR="00AE3503" w:rsidRPr="00AE3503" w:rsidRDefault="00AE3503" w:rsidP="00AE3503">
      <w:pPr>
        <w:widowControl w:val="0"/>
        <w:autoSpaceDE w:val="0"/>
        <w:autoSpaceDN w:val="0"/>
        <w:adjustRightInd w:val="0"/>
        <w:spacing w:after="0"/>
        <w:ind w:left="480" w:hanging="480"/>
        <w:rPr>
          <w:rFonts w:ascii="Times New Roman" w:hAnsi="Times New Roman" w:cs="Times New Roman"/>
          <w:noProof/>
          <w:kern w:val="0"/>
        </w:rPr>
      </w:pPr>
      <w:r w:rsidRPr="00AE3503">
        <w:rPr>
          <w:rFonts w:ascii="Times New Roman" w:hAnsi="Times New Roman" w:cs="Times New Roman"/>
          <w:noProof/>
          <w:kern w:val="0"/>
        </w:rPr>
        <w:t xml:space="preserve">Nandi, Dipannyta, Pawan Kumar Singh, and Chandreyee Chowdhury. 2025. “Exploring Dimensionality with Knowledge Distillation for Human Activity Recognition.” </w:t>
      </w:r>
      <w:r w:rsidRPr="00AE3503">
        <w:rPr>
          <w:rFonts w:ascii="Times New Roman" w:hAnsi="Times New Roman" w:cs="Times New Roman"/>
          <w:i/>
          <w:iCs/>
          <w:noProof/>
          <w:kern w:val="0"/>
        </w:rPr>
        <w:t>Human-Centric Intelligent Systems</w:t>
      </w:r>
      <w:r w:rsidRPr="00AE3503">
        <w:rPr>
          <w:rFonts w:ascii="Times New Roman" w:hAnsi="Times New Roman" w:cs="Times New Roman"/>
          <w:noProof/>
          <w:kern w:val="0"/>
        </w:rPr>
        <w:t xml:space="preserve"> 1(0123456789): 1–17. doi:10.1007/s44230-025-00112-7.</w:t>
      </w:r>
    </w:p>
    <w:p w14:paraId="02B9F8C3" w14:textId="77777777" w:rsidR="00AE3503" w:rsidRPr="00AE3503" w:rsidRDefault="00AE3503" w:rsidP="00AE3503">
      <w:pPr>
        <w:widowControl w:val="0"/>
        <w:autoSpaceDE w:val="0"/>
        <w:autoSpaceDN w:val="0"/>
        <w:adjustRightInd w:val="0"/>
        <w:spacing w:after="0"/>
        <w:ind w:left="480" w:hanging="480"/>
        <w:rPr>
          <w:rFonts w:ascii="Times New Roman" w:hAnsi="Times New Roman" w:cs="Times New Roman"/>
          <w:noProof/>
          <w:kern w:val="0"/>
        </w:rPr>
      </w:pPr>
      <w:r w:rsidRPr="00AE3503">
        <w:rPr>
          <w:rFonts w:ascii="Times New Roman" w:hAnsi="Times New Roman" w:cs="Times New Roman"/>
          <w:noProof/>
          <w:kern w:val="0"/>
        </w:rPr>
        <w:t xml:space="preserve">Park, Young-jin. 2025. “Subset-Aware Dual-Teacher Knowledge Distillation with Hybrid Scoring for Human Activity Recognition.” </w:t>
      </w:r>
      <w:r w:rsidRPr="00AE3503">
        <w:rPr>
          <w:rFonts w:ascii="Times New Roman" w:hAnsi="Times New Roman" w:cs="Times New Roman"/>
          <w:i/>
          <w:iCs/>
          <w:noProof/>
          <w:kern w:val="0"/>
        </w:rPr>
        <w:t>Electronics (MDPI)</w:t>
      </w:r>
      <w:r w:rsidRPr="00AE3503">
        <w:rPr>
          <w:rFonts w:ascii="Times New Roman" w:hAnsi="Times New Roman" w:cs="Times New Roman"/>
          <w:noProof/>
          <w:kern w:val="0"/>
        </w:rPr>
        <w:t xml:space="preserve"> 14(4130): 1–22. doi:10.3390/electronics14204130.</w:t>
      </w:r>
    </w:p>
    <w:p w14:paraId="338901FE" w14:textId="77777777" w:rsidR="00AE3503" w:rsidRPr="00AE3503" w:rsidRDefault="00AE3503" w:rsidP="00AE3503">
      <w:pPr>
        <w:widowControl w:val="0"/>
        <w:autoSpaceDE w:val="0"/>
        <w:autoSpaceDN w:val="0"/>
        <w:adjustRightInd w:val="0"/>
        <w:spacing w:after="0"/>
        <w:ind w:left="480" w:hanging="480"/>
        <w:rPr>
          <w:rFonts w:ascii="Times New Roman" w:hAnsi="Times New Roman" w:cs="Times New Roman"/>
          <w:noProof/>
          <w:kern w:val="0"/>
        </w:rPr>
      </w:pPr>
      <w:r w:rsidRPr="00AE3503">
        <w:rPr>
          <w:rFonts w:ascii="Times New Roman" w:hAnsi="Times New Roman" w:cs="Times New Roman"/>
          <w:noProof/>
          <w:kern w:val="0"/>
        </w:rPr>
        <w:t xml:space="preserve">Sakalauskas, Leonidas, and Ingrida Vaiciulyte. 2025. “Adaptive Learning Approach for Human Activity Recognition Using Data from Smartphone </w:t>
      </w:r>
      <w:r w:rsidRPr="00AE3503">
        <w:rPr>
          <w:rFonts w:ascii="Times New Roman" w:hAnsi="Times New Roman" w:cs="Times New Roman"/>
          <w:noProof/>
          <w:kern w:val="0"/>
        </w:rPr>
        <w:lastRenderedPageBreak/>
        <w:t xml:space="preserve">Sensors.” </w:t>
      </w:r>
      <w:r w:rsidRPr="00AE3503">
        <w:rPr>
          <w:rFonts w:ascii="Times New Roman" w:hAnsi="Times New Roman" w:cs="Times New Roman"/>
          <w:i/>
          <w:iCs/>
          <w:noProof/>
          <w:kern w:val="0"/>
        </w:rPr>
        <w:t>Applied Sciences</w:t>
      </w:r>
      <w:r w:rsidRPr="00AE3503">
        <w:rPr>
          <w:rFonts w:ascii="Times New Roman" w:hAnsi="Times New Roman" w:cs="Times New Roman"/>
          <w:noProof/>
          <w:kern w:val="0"/>
        </w:rPr>
        <w:t xml:space="preserve"> 15(14): 1–14. doi:10.3390/app15147731.</w:t>
      </w:r>
    </w:p>
    <w:p w14:paraId="2A1E4D1C" w14:textId="77777777" w:rsidR="00AE3503" w:rsidRPr="00AE3503" w:rsidRDefault="00AE3503" w:rsidP="00AE3503">
      <w:pPr>
        <w:widowControl w:val="0"/>
        <w:autoSpaceDE w:val="0"/>
        <w:autoSpaceDN w:val="0"/>
        <w:adjustRightInd w:val="0"/>
        <w:spacing w:after="0"/>
        <w:ind w:left="480" w:hanging="480"/>
        <w:rPr>
          <w:rFonts w:ascii="Times New Roman" w:hAnsi="Times New Roman" w:cs="Times New Roman"/>
          <w:noProof/>
          <w:kern w:val="0"/>
        </w:rPr>
      </w:pPr>
      <w:r w:rsidRPr="00AE3503">
        <w:rPr>
          <w:rFonts w:ascii="Times New Roman" w:hAnsi="Times New Roman" w:cs="Times New Roman"/>
          <w:noProof/>
          <w:kern w:val="0"/>
        </w:rPr>
        <w:t xml:space="preserve">Shahiduzzaman, Kazi. 2025. “UActivity : A User-Specific Human Activity Recognition and Fall Detection for Elderly Care.” </w:t>
      </w:r>
      <w:r w:rsidRPr="00AE3503">
        <w:rPr>
          <w:rFonts w:ascii="Times New Roman" w:hAnsi="Times New Roman" w:cs="Times New Roman"/>
          <w:i/>
          <w:iCs/>
          <w:noProof/>
          <w:kern w:val="0"/>
        </w:rPr>
        <w:t>Engineering, Technology &amp; Applied Science Research</w:t>
      </w:r>
      <w:r w:rsidRPr="00AE3503">
        <w:rPr>
          <w:rFonts w:ascii="Times New Roman" w:hAnsi="Times New Roman" w:cs="Times New Roman"/>
          <w:noProof/>
          <w:kern w:val="0"/>
        </w:rPr>
        <w:t xml:space="preserve"> 15(6): 30169–74.</w:t>
      </w:r>
    </w:p>
    <w:p w14:paraId="678101DD" w14:textId="77777777" w:rsidR="00AE3503" w:rsidRPr="00AE3503" w:rsidRDefault="00AE3503" w:rsidP="00AE3503">
      <w:pPr>
        <w:widowControl w:val="0"/>
        <w:autoSpaceDE w:val="0"/>
        <w:autoSpaceDN w:val="0"/>
        <w:adjustRightInd w:val="0"/>
        <w:spacing w:after="0"/>
        <w:ind w:left="480" w:hanging="480"/>
        <w:rPr>
          <w:rFonts w:ascii="Times New Roman" w:hAnsi="Times New Roman" w:cs="Times New Roman"/>
          <w:noProof/>
          <w:kern w:val="0"/>
        </w:rPr>
      </w:pPr>
      <w:r w:rsidRPr="00AE3503">
        <w:rPr>
          <w:rFonts w:ascii="Times New Roman" w:hAnsi="Times New Roman" w:cs="Times New Roman"/>
          <w:noProof/>
          <w:kern w:val="0"/>
        </w:rPr>
        <w:t xml:space="preserve">Shin, Jungpil, Md. Al Mehedi Hasan, Md. Maniruzzaman, Satoshi Nishimura, and Sultan Alfarhood. 2025. “Video-Based Human Activity Recognition Using Hybrid Deep Learning Model.” </w:t>
      </w:r>
      <w:r w:rsidRPr="00AE3503">
        <w:rPr>
          <w:rFonts w:ascii="Times New Roman" w:hAnsi="Times New Roman" w:cs="Times New Roman"/>
          <w:i/>
          <w:iCs/>
          <w:noProof/>
          <w:kern w:val="0"/>
        </w:rPr>
        <w:t>Computer Modeling in Engineering &amp; Sciences</w:t>
      </w:r>
      <w:r w:rsidRPr="00AE3503">
        <w:rPr>
          <w:rFonts w:ascii="Times New Roman" w:hAnsi="Times New Roman" w:cs="Times New Roman"/>
          <w:noProof/>
          <w:kern w:val="0"/>
        </w:rPr>
        <w:t xml:space="preserve"> 143(3): 3615–38. doi:10.32604/cmes.2025.064588.</w:t>
      </w:r>
    </w:p>
    <w:p w14:paraId="5B315B31" w14:textId="77777777" w:rsidR="00AE3503" w:rsidRPr="00AE3503" w:rsidRDefault="00AE3503" w:rsidP="00AE3503">
      <w:pPr>
        <w:widowControl w:val="0"/>
        <w:autoSpaceDE w:val="0"/>
        <w:autoSpaceDN w:val="0"/>
        <w:adjustRightInd w:val="0"/>
        <w:spacing w:after="0"/>
        <w:ind w:left="480" w:hanging="480"/>
        <w:rPr>
          <w:rFonts w:ascii="Times New Roman" w:hAnsi="Times New Roman" w:cs="Times New Roman"/>
          <w:noProof/>
          <w:kern w:val="0"/>
        </w:rPr>
      </w:pPr>
      <w:r w:rsidRPr="00AE3503">
        <w:rPr>
          <w:rFonts w:ascii="Times New Roman" w:hAnsi="Times New Roman" w:cs="Times New Roman"/>
          <w:noProof/>
          <w:kern w:val="0"/>
        </w:rPr>
        <w:t xml:space="preserve">Shiri, Farhad Mortezapour, Thinagaran Perumal, Norwati Mustapha, and Raihani Mohamed. 2025. “Deep Learning and Federated Learning in Human Activity Recognition with Sensor Data: A Comprehensive Review.” </w:t>
      </w:r>
      <w:r w:rsidRPr="00AE3503">
        <w:rPr>
          <w:rFonts w:ascii="Times New Roman" w:hAnsi="Times New Roman" w:cs="Times New Roman"/>
          <w:i/>
          <w:iCs/>
          <w:noProof/>
          <w:kern w:val="0"/>
        </w:rPr>
        <w:t>Computer Modeling in Engineering &amp; Sciences</w:t>
      </w:r>
      <w:r w:rsidRPr="00AE3503">
        <w:rPr>
          <w:rFonts w:ascii="Times New Roman" w:hAnsi="Times New Roman" w:cs="Times New Roman"/>
          <w:noProof/>
          <w:kern w:val="0"/>
        </w:rPr>
        <w:t xml:space="preserve"> 145(2): 1389–1485. doi:10.32604/cmes.2025.071858.</w:t>
      </w:r>
    </w:p>
    <w:p w14:paraId="0F8453D3" w14:textId="77777777" w:rsidR="00AE3503" w:rsidRPr="00AE3503" w:rsidRDefault="00AE3503" w:rsidP="00AE3503">
      <w:pPr>
        <w:widowControl w:val="0"/>
        <w:autoSpaceDE w:val="0"/>
        <w:autoSpaceDN w:val="0"/>
        <w:adjustRightInd w:val="0"/>
        <w:spacing w:after="0"/>
        <w:ind w:left="480" w:hanging="480"/>
        <w:rPr>
          <w:rFonts w:ascii="Times New Roman" w:hAnsi="Times New Roman" w:cs="Times New Roman"/>
          <w:noProof/>
          <w:kern w:val="0"/>
        </w:rPr>
      </w:pPr>
      <w:r w:rsidRPr="00AE3503">
        <w:rPr>
          <w:rFonts w:ascii="Times New Roman" w:hAnsi="Times New Roman" w:cs="Times New Roman"/>
          <w:noProof/>
          <w:kern w:val="0"/>
        </w:rPr>
        <w:t xml:space="preserve">Sochopoulos, Andreas, Tommaso Poliero, Jamil Ahmad, Darwin G Caldwell, and Christian Di Natali. 2025. “Human Activity Recognition Algorithms for Manual Material Handling Activities.” </w:t>
      </w:r>
      <w:r w:rsidRPr="00AE3503">
        <w:rPr>
          <w:rFonts w:ascii="Times New Roman" w:hAnsi="Times New Roman" w:cs="Times New Roman"/>
          <w:i/>
          <w:iCs/>
          <w:noProof/>
          <w:kern w:val="0"/>
        </w:rPr>
        <w:t>Scientific Reports</w:t>
      </w:r>
      <w:r w:rsidRPr="00AE3503">
        <w:rPr>
          <w:rFonts w:ascii="Times New Roman" w:hAnsi="Times New Roman" w:cs="Times New Roman"/>
          <w:noProof/>
          <w:kern w:val="0"/>
        </w:rPr>
        <w:t xml:space="preserve"> 15(1): 1–14. doi:10.1038/s41598-024-81312-2.</w:t>
      </w:r>
    </w:p>
    <w:p w14:paraId="62908424" w14:textId="77777777" w:rsidR="00AE3503" w:rsidRPr="00AE3503" w:rsidRDefault="00AE3503" w:rsidP="00AE3503">
      <w:pPr>
        <w:widowControl w:val="0"/>
        <w:autoSpaceDE w:val="0"/>
        <w:autoSpaceDN w:val="0"/>
        <w:adjustRightInd w:val="0"/>
        <w:spacing w:after="0"/>
        <w:ind w:left="480" w:hanging="480"/>
        <w:rPr>
          <w:rFonts w:ascii="Times New Roman" w:hAnsi="Times New Roman" w:cs="Times New Roman"/>
          <w:noProof/>
          <w:kern w:val="0"/>
        </w:rPr>
      </w:pPr>
      <w:r w:rsidRPr="00AE3503">
        <w:rPr>
          <w:rFonts w:ascii="Times New Roman" w:hAnsi="Times New Roman" w:cs="Times New Roman"/>
          <w:noProof/>
          <w:kern w:val="0"/>
        </w:rPr>
        <w:t xml:space="preserve">Thuong, Vu Thi, Duc-Nghia Tran, Duc-Tan Tran, Bui Thi Thu, Vu Duong Tung, Nguyen Thi Anh Phuong, Phung Cοng Phi Khanh, Pham Khanh Tung, and Manh-Tuyen Vi. 2024. “Effective Human Activity Recognition through Accelerometer Data.” </w:t>
      </w:r>
      <w:r w:rsidRPr="00AE3503">
        <w:rPr>
          <w:rFonts w:ascii="Times New Roman" w:hAnsi="Times New Roman" w:cs="Times New Roman"/>
          <w:i/>
          <w:iCs/>
          <w:noProof/>
          <w:kern w:val="0"/>
        </w:rPr>
        <w:t>Engineering, Technology &amp; Applied Science Research</w:t>
      </w:r>
      <w:r w:rsidRPr="00AE3503">
        <w:rPr>
          <w:rFonts w:ascii="Times New Roman" w:hAnsi="Times New Roman" w:cs="Times New Roman"/>
          <w:noProof/>
          <w:kern w:val="0"/>
        </w:rPr>
        <w:t xml:space="preserve"> 14(5): 16499–510. doi:10.48084/etasr.8211.</w:t>
      </w:r>
    </w:p>
    <w:p w14:paraId="5D2A45A6" w14:textId="77777777" w:rsidR="00AE3503" w:rsidRPr="00AE3503" w:rsidRDefault="00AE3503" w:rsidP="00AE3503">
      <w:pPr>
        <w:widowControl w:val="0"/>
        <w:autoSpaceDE w:val="0"/>
        <w:autoSpaceDN w:val="0"/>
        <w:adjustRightInd w:val="0"/>
        <w:spacing w:after="0"/>
        <w:ind w:left="480" w:hanging="480"/>
        <w:rPr>
          <w:rFonts w:ascii="Times New Roman" w:hAnsi="Times New Roman" w:cs="Times New Roman"/>
          <w:noProof/>
          <w:kern w:val="0"/>
        </w:rPr>
      </w:pPr>
      <w:r w:rsidRPr="00AE3503">
        <w:rPr>
          <w:rFonts w:ascii="Times New Roman" w:hAnsi="Times New Roman" w:cs="Times New Roman"/>
          <w:noProof/>
          <w:kern w:val="0"/>
        </w:rPr>
        <w:t xml:space="preserve">Ting, Xian Wu, Ying Han Pang, Zheng You Lim, Shih Yin Ooi, and Fu San Hiew. 2025. “Conv-ScaleNet: A Multiscale Convolutional Model for Federated Human Activity Recognition.” </w:t>
      </w:r>
      <w:r w:rsidRPr="00AE3503">
        <w:rPr>
          <w:rFonts w:ascii="Times New Roman" w:hAnsi="Times New Roman" w:cs="Times New Roman"/>
          <w:i/>
          <w:iCs/>
          <w:noProof/>
          <w:kern w:val="0"/>
        </w:rPr>
        <w:t>AI</w:t>
      </w:r>
      <w:r w:rsidRPr="00AE3503">
        <w:rPr>
          <w:rFonts w:ascii="Times New Roman" w:hAnsi="Times New Roman" w:cs="Times New Roman"/>
          <w:noProof/>
          <w:kern w:val="0"/>
        </w:rPr>
        <w:t xml:space="preserve"> 6(9): 218. doi:10.3390/ai6090218.</w:t>
      </w:r>
    </w:p>
    <w:p w14:paraId="39BED2B6" w14:textId="77777777" w:rsidR="00AE3503" w:rsidRPr="00AE3503" w:rsidRDefault="00AE3503" w:rsidP="00AE3503">
      <w:pPr>
        <w:widowControl w:val="0"/>
        <w:autoSpaceDE w:val="0"/>
        <w:autoSpaceDN w:val="0"/>
        <w:adjustRightInd w:val="0"/>
        <w:spacing w:after="0"/>
        <w:ind w:left="480" w:hanging="480"/>
        <w:rPr>
          <w:rFonts w:ascii="Times New Roman" w:hAnsi="Times New Roman" w:cs="Times New Roman"/>
          <w:noProof/>
          <w:kern w:val="0"/>
        </w:rPr>
      </w:pPr>
      <w:r w:rsidRPr="00AE3503">
        <w:rPr>
          <w:rFonts w:ascii="Times New Roman" w:hAnsi="Times New Roman" w:cs="Times New Roman"/>
          <w:noProof/>
          <w:kern w:val="0"/>
        </w:rPr>
        <w:t xml:space="preserve">Weng, Yuxuan, Tianyue Zheng, Yanbing Yang, and Jun Luo. 2026. “FM-Fi 2.0: Foundation Model for Cross-Modal Multi-Person Human Activity </w:t>
      </w:r>
      <w:r w:rsidRPr="00AE3503">
        <w:rPr>
          <w:rFonts w:ascii="Times New Roman" w:hAnsi="Times New Roman" w:cs="Times New Roman"/>
          <w:noProof/>
          <w:kern w:val="0"/>
        </w:rPr>
        <w:lastRenderedPageBreak/>
        <w:t xml:space="preserve">Recognition.” </w:t>
      </w:r>
      <w:r w:rsidRPr="00AE3503">
        <w:rPr>
          <w:rFonts w:ascii="Times New Roman" w:hAnsi="Times New Roman" w:cs="Times New Roman"/>
          <w:i/>
          <w:iCs/>
          <w:noProof/>
          <w:kern w:val="0"/>
        </w:rPr>
        <w:t>IEEE Transactions on Mobile Computing</w:t>
      </w:r>
      <w:r w:rsidRPr="00AE3503">
        <w:rPr>
          <w:rFonts w:ascii="Times New Roman" w:hAnsi="Times New Roman" w:cs="Times New Roman"/>
          <w:noProof/>
          <w:kern w:val="0"/>
        </w:rPr>
        <w:t xml:space="preserve"> 25(1): 566–82. doi:10.1109/TMC.2025.3593406.</w:t>
      </w:r>
    </w:p>
    <w:p w14:paraId="68A66F0D" w14:textId="77777777" w:rsidR="00AE3503" w:rsidRPr="00AE3503" w:rsidRDefault="00AE3503" w:rsidP="00AE3503">
      <w:pPr>
        <w:widowControl w:val="0"/>
        <w:autoSpaceDE w:val="0"/>
        <w:autoSpaceDN w:val="0"/>
        <w:adjustRightInd w:val="0"/>
        <w:spacing w:after="0"/>
        <w:ind w:left="480" w:hanging="480"/>
        <w:rPr>
          <w:rFonts w:ascii="Times New Roman" w:hAnsi="Times New Roman" w:cs="Times New Roman"/>
          <w:noProof/>
          <w:kern w:val="0"/>
        </w:rPr>
      </w:pPr>
      <w:r w:rsidRPr="00AE3503">
        <w:rPr>
          <w:rFonts w:ascii="Times New Roman" w:hAnsi="Times New Roman" w:cs="Times New Roman"/>
          <w:noProof/>
          <w:kern w:val="0"/>
        </w:rPr>
        <w:t xml:space="preserve">Wieland, Christoph, and Victor Pankratius. 2025. “Enhancing Sensor-Based Human Activity Recognition With Multiresolution Wavelet-Attention.” </w:t>
      </w:r>
      <w:r w:rsidRPr="00AE3503">
        <w:rPr>
          <w:rFonts w:ascii="Times New Roman" w:hAnsi="Times New Roman" w:cs="Times New Roman"/>
          <w:i/>
          <w:iCs/>
          <w:noProof/>
          <w:kern w:val="0"/>
        </w:rPr>
        <w:t>IEEE Sensors Journal</w:t>
      </w:r>
      <w:r w:rsidRPr="00AE3503">
        <w:rPr>
          <w:rFonts w:ascii="Times New Roman" w:hAnsi="Times New Roman" w:cs="Times New Roman"/>
          <w:noProof/>
          <w:kern w:val="0"/>
        </w:rPr>
        <w:t xml:space="preserve"> 25(14): 26920–30. doi:10.1109/JSEN.2025.3571572.</w:t>
      </w:r>
    </w:p>
    <w:p w14:paraId="53FF24E1" w14:textId="77777777" w:rsidR="00AE3503" w:rsidRPr="00AE3503" w:rsidRDefault="00AE3503" w:rsidP="00AE3503">
      <w:pPr>
        <w:widowControl w:val="0"/>
        <w:autoSpaceDE w:val="0"/>
        <w:autoSpaceDN w:val="0"/>
        <w:adjustRightInd w:val="0"/>
        <w:spacing w:after="0"/>
        <w:ind w:left="480" w:hanging="480"/>
        <w:rPr>
          <w:rFonts w:ascii="Times New Roman" w:hAnsi="Times New Roman" w:cs="Times New Roman"/>
          <w:noProof/>
          <w:kern w:val="0"/>
        </w:rPr>
      </w:pPr>
      <w:r w:rsidRPr="00AE3503">
        <w:rPr>
          <w:rFonts w:ascii="Times New Roman" w:hAnsi="Times New Roman" w:cs="Times New Roman"/>
          <w:noProof/>
          <w:kern w:val="0"/>
        </w:rPr>
        <w:t xml:space="preserve">Yamane, Takahiro, Moeka Kimura, and Mizuki Morita. 2025. “Effects of Sampling Frequency on Human Activity Recognition with Machine Learning Aiming at Clinical Applications.” </w:t>
      </w:r>
      <w:r w:rsidRPr="00AE3503">
        <w:rPr>
          <w:rFonts w:ascii="Times New Roman" w:hAnsi="Times New Roman" w:cs="Times New Roman"/>
          <w:i/>
          <w:iCs/>
          <w:noProof/>
          <w:kern w:val="0"/>
        </w:rPr>
        <w:t>Sensors</w:t>
      </w:r>
      <w:r w:rsidRPr="00AE3503">
        <w:rPr>
          <w:rFonts w:ascii="Times New Roman" w:hAnsi="Times New Roman" w:cs="Times New Roman"/>
          <w:noProof/>
          <w:kern w:val="0"/>
        </w:rPr>
        <w:t xml:space="preserve"> 25(12): 3780. doi:10.3390/s25123780.</w:t>
      </w:r>
    </w:p>
    <w:p w14:paraId="7E36BFCC" w14:textId="77777777" w:rsidR="00AE3503" w:rsidRPr="00AE3503" w:rsidRDefault="00AE3503" w:rsidP="00AE3503">
      <w:pPr>
        <w:widowControl w:val="0"/>
        <w:autoSpaceDE w:val="0"/>
        <w:autoSpaceDN w:val="0"/>
        <w:adjustRightInd w:val="0"/>
        <w:spacing w:after="0"/>
        <w:ind w:left="480" w:hanging="480"/>
        <w:rPr>
          <w:rFonts w:ascii="Times New Roman" w:hAnsi="Times New Roman" w:cs="Times New Roman"/>
          <w:noProof/>
          <w:kern w:val="0"/>
        </w:rPr>
      </w:pPr>
      <w:r w:rsidRPr="00AE3503">
        <w:rPr>
          <w:rFonts w:ascii="Times New Roman" w:hAnsi="Times New Roman" w:cs="Times New Roman"/>
          <w:noProof/>
          <w:kern w:val="0"/>
        </w:rPr>
        <w:t xml:space="preserve">Yeon, Taeyoung, Vasco Xu, Henry Hoffmann, and Karan Ahuja. 2025. “WatchHAR: Real-Time On-Device Human Activity Recognition System for Smartwatches.” </w:t>
      </w:r>
      <w:r w:rsidRPr="00AE3503">
        <w:rPr>
          <w:rFonts w:ascii="Times New Roman" w:hAnsi="Times New Roman" w:cs="Times New Roman"/>
          <w:i/>
          <w:iCs/>
          <w:noProof/>
          <w:kern w:val="0"/>
        </w:rPr>
        <w:t>ICMI 2025 - Proceedings of the 27th International Conference on Multimodal Interaction</w:t>
      </w:r>
      <w:r w:rsidRPr="00AE3503">
        <w:rPr>
          <w:rFonts w:ascii="Times New Roman" w:hAnsi="Times New Roman" w:cs="Times New Roman"/>
          <w:noProof/>
          <w:kern w:val="0"/>
        </w:rPr>
        <w:t xml:space="preserve"> 1(1): 387–94. doi:10.1145/3716553.3750775.</w:t>
      </w:r>
    </w:p>
    <w:p w14:paraId="1569032D" w14:textId="77777777" w:rsidR="00AE3503" w:rsidRPr="00AE3503" w:rsidRDefault="00AE3503" w:rsidP="00AE3503">
      <w:pPr>
        <w:widowControl w:val="0"/>
        <w:autoSpaceDE w:val="0"/>
        <w:autoSpaceDN w:val="0"/>
        <w:adjustRightInd w:val="0"/>
        <w:spacing w:after="0"/>
        <w:ind w:left="480" w:hanging="480"/>
        <w:rPr>
          <w:rFonts w:ascii="Times New Roman" w:hAnsi="Times New Roman" w:cs="Times New Roman"/>
          <w:noProof/>
        </w:rPr>
      </w:pPr>
      <w:r w:rsidRPr="00AE3503">
        <w:rPr>
          <w:rFonts w:ascii="Times New Roman" w:hAnsi="Times New Roman" w:cs="Times New Roman"/>
          <w:noProof/>
          <w:kern w:val="0"/>
        </w:rPr>
        <w:t xml:space="preserve">Zhu, Peiwang, Chengwu Liang, Yalong Liu, and Songqi Jiang. 2025. “Multi-Grained Temporal Clip Transformer for Skeleton-Based Human Activity Recognition.” </w:t>
      </w:r>
      <w:r w:rsidRPr="00AE3503">
        <w:rPr>
          <w:rFonts w:ascii="Times New Roman" w:hAnsi="Times New Roman" w:cs="Times New Roman"/>
          <w:i/>
          <w:iCs/>
          <w:noProof/>
          <w:kern w:val="0"/>
        </w:rPr>
        <w:t>Applied Sciences</w:t>
      </w:r>
      <w:r w:rsidRPr="00AE3503">
        <w:rPr>
          <w:rFonts w:ascii="Times New Roman" w:hAnsi="Times New Roman" w:cs="Times New Roman"/>
          <w:noProof/>
          <w:kern w:val="0"/>
        </w:rPr>
        <w:t xml:space="preserve"> 15(9): 4768. doi:10.3390/app15094768.</w:t>
      </w:r>
    </w:p>
    <w:p w14:paraId="31F2BEE5" w14:textId="64D56ED7" w:rsidR="007F381A" w:rsidRDefault="00A56412" w:rsidP="0014623B">
      <w:pPr>
        <w:pStyle w:val="RefStyle"/>
      </w:pPr>
      <w:r w:rsidRPr="00BF1334">
        <w:fldChar w:fldCharType="end"/>
      </w:r>
    </w:p>
    <w:sectPr w:rsidR="007F381A" w:rsidSect="00886EEF">
      <w:pgSz w:w="11906" w:h="16838"/>
      <w:pgMar w:top="1440" w:right="1376" w:bottom="1440" w:left="1800" w:header="708" w:footer="708" w:gutter="0"/>
      <w:cols w:space="708"/>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bdulrahman Baraka" w:date="2026-02-06T15:40:00Z" w:initials="AB">
    <w:p w14:paraId="59366184" w14:textId="47D4CD7F" w:rsidR="006931D2" w:rsidRDefault="006931D2">
      <w:pPr>
        <w:pStyle w:val="CommentText"/>
      </w:pPr>
      <w:r>
        <w:rPr>
          <w:rStyle w:val="CommentReference"/>
        </w:rPr>
        <w:annotationRef/>
      </w:r>
      <w:r>
        <w:t>Very broad title. Select a focused one.</w:t>
      </w:r>
    </w:p>
  </w:comment>
  <w:comment w:id="4" w:author="Abdulrahman Baraka" w:date="2026-02-06T15:46:00Z" w:initials="AB">
    <w:p w14:paraId="0C2D66ED" w14:textId="77777777" w:rsidR="0004124A" w:rsidRDefault="0004124A" w:rsidP="0004124A">
      <w:pPr>
        <w:pStyle w:val="CommentText"/>
        <w:rPr>
          <w:rStyle w:val="CommentReference"/>
        </w:rPr>
      </w:pPr>
      <w:r>
        <w:rPr>
          <w:rStyle w:val="CommentReference"/>
        </w:rPr>
        <w:annotationRef/>
      </w:r>
      <w:r w:rsidRPr="0004124A">
        <w:rPr>
          <w:rStyle w:val="CommentReference"/>
        </w:rPr>
        <w:t>Needs more organization to clarify the proposed methodology.</w:t>
      </w:r>
      <w:r>
        <w:rPr>
          <w:rStyle w:val="CommentReference"/>
        </w:rPr>
        <w:t xml:space="preserve"> </w:t>
      </w:r>
    </w:p>
    <w:p w14:paraId="5B5543B0" w14:textId="19ADF6B0" w:rsidR="00D35D20" w:rsidRDefault="008E0A36" w:rsidP="00D35D20">
      <w:pPr>
        <w:pStyle w:val="CommentText"/>
        <w:numPr>
          <w:ilvl w:val="0"/>
          <w:numId w:val="25"/>
        </w:numPr>
        <w:rPr>
          <w:rStyle w:val="CommentReference"/>
        </w:rPr>
      </w:pPr>
      <w:r w:rsidRPr="008E0A36">
        <w:rPr>
          <w:rStyle w:val="CommentReference"/>
        </w:rPr>
        <w:t>The abstract should reflect the gap and your contributions.</w:t>
      </w:r>
      <w:r>
        <w:rPr>
          <w:rStyle w:val="CommentReference"/>
        </w:rPr>
        <w:t xml:space="preserve"> </w:t>
      </w:r>
    </w:p>
    <w:p w14:paraId="2E880BA5" w14:textId="77777777" w:rsidR="008E0A36" w:rsidRDefault="008E0A36" w:rsidP="008E0A36">
      <w:pPr>
        <w:pStyle w:val="CommentText"/>
        <w:numPr>
          <w:ilvl w:val="0"/>
          <w:numId w:val="25"/>
        </w:numPr>
        <w:rPr>
          <w:sz w:val="16"/>
          <w:szCs w:val="16"/>
        </w:rPr>
      </w:pPr>
      <w:r>
        <w:rPr>
          <w:sz w:val="16"/>
          <w:szCs w:val="16"/>
        </w:rPr>
        <w:t xml:space="preserve"> </w:t>
      </w:r>
      <w:r w:rsidRPr="008E0A36">
        <w:rPr>
          <w:sz w:val="16"/>
          <w:szCs w:val="16"/>
        </w:rPr>
        <w:t xml:space="preserve">The </w:t>
      </w:r>
      <w:r>
        <w:rPr>
          <w:sz w:val="16"/>
          <w:szCs w:val="16"/>
        </w:rPr>
        <w:t xml:space="preserve">gap and the </w:t>
      </w:r>
      <w:r w:rsidRPr="008E0A36">
        <w:rPr>
          <w:sz w:val="16"/>
          <w:szCs w:val="16"/>
        </w:rPr>
        <w:t>contributions inside the proposal are slightly different from here.</w:t>
      </w:r>
    </w:p>
    <w:p w14:paraId="53858D5A" w14:textId="0AD758A7" w:rsidR="008E0A36" w:rsidRPr="008E0A36" w:rsidRDefault="008E0A36" w:rsidP="008E0A36">
      <w:pPr>
        <w:pStyle w:val="CommentText"/>
        <w:numPr>
          <w:ilvl w:val="0"/>
          <w:numId w:val="25"/>
        </w:numPr>
        <w:rPr>
          <w:sz w:val="16"/>
          <w:szCs w:val="16"/>
        </w:rPr>
      </w:pPr>
      <w:r>
        <w:rPr>
          <w:sz w:val="16"/>
          <w:szCs w:val="16"/>
        </w:rPr>
        <w:t>For example: nothing here refers to the limitations of transitional activities.</w:t>
      </w:r>
    </w:p>
  </w:comment>
  <w:comment w:id="5" w:author="Abdulrahman Baraka" w:date="2026-02-06T15:42:00Z" w:initials="AB">
    <w:p w14:paraId="10450F69" w14:textId="40234288" w:rsidR="006931D2" w:rsidRDefault="006931D2">
      <w:pPr>
        <w:pStyle w:val="CommentText"/>
      </w:pPr>
      <w:r w:rsidRPr="006931D2">
        <w:t>Don't use a citation in the Abstract section.</w:t>
      </w:r>
    </w:p>
  </w:comment>
  <w:comment w:id="6" w:author="Abdulrahman Baraka" w:date="2026-02-06T15:51:00Z" w:initials="AB">
    <w:p w14:paraId="58B98F26" w14:textId="6DD0FF87" w:rsidR="0004124A" w:rsidRDefault="0004124A" w:rsidP="0004124A">
      <w:pPr>
        <w:pStyle w:val="CommentText"/>
        <w:ind w:firstLine="0"/>
      </w:pPr>
      <w:r>
        <w:rPr>
          <w:rStyle w:val="CommentReference"/>
        </w:rPr>
        <w:annotationRef/>
      </w:r>
      <w:r w:rsidR="00047C0A" w:rsidRPr="00047C0A">
        <w:t>As I understand, your segmentation method is novel, not an updated model. Thus, do not refer to the original research, and generalize your work.</w:t>
      </w:r>
    </w:p>
  </w:comment>
  <w:comment w:id="11" w:author="Abdulrahman Baraka" w:date="2026-02-06T15:50:00Z" w:initials="AB">
    <w:p w14:paraId="245C96D7" w14:textId="781EFD9A" w:rsidR="0004124A" w:rsidRDefault="0004124A">
      <w:pPr>
        <w:pStyle w:val="CommentText"/>
      </w:pPr>
      <w:r>
        <w:rPr>
          <w:rStyle w:val="CommentReference"/>
        </w:rPr>
        <w:annotationRef/>
      </w:r>
      <w:r>
        <w:t>Unify the terminology.</w:t>
      </w:r>
    </w:p>
  </w:comment>
  <w:comment w:id="16" w:author="Abdulrahman Baraka" w:date="2026-02-06T15:59:00Z" w:initials="AB">
    <w:p w14:paraId="1689249E" w14:textId="4C980FA1" w:rsidR="0060620B" w:rsidRDefault="0060620B">
      <w:pPr>
        <w:pStyle w:val="CommentText"/>
      </w:pPr>
      <w:r>
        <w:rPr>
          <w:rStyle w:val="CommentReference"/>
        </w:rPr>
        <w:annotationRef/>
      </w:r>
      <w:r w:rsidR="00D35D20" w:rsidRPr="00D35D20">
        <w:t xml:space="preserve">It’s better to create a </w:t>
      </w:r>
      <w:r w:rsidR="00D35D20">
        <w:t xml:space="preserve">section with </w:t>
      </w:r>
      <w:r w:rsidR="00D35D20" w:rsidRPr="00D35D20">
        <w:t xml:space="preserve">a graph to show </w:t>
      </w:r>
      <w:r w:rsidR="00D35D20">
        <w:t xml:space="preserve">and explain the </w:t>
      </w:r>
      <w:r w:rsidR="00D35D20" w:rsidRPr="00D35D20">
        <w:t>HAR stages.</w:t>
      </w:r>
    </w:p>
  </w:comment>
  <w:comment w:id="25" w:author="Abdulrahman Baraka" w:date="2026-02-06T16:11:00Z" w:initials="AB">
    <w:p w14:paraId="763E5827" w14:textId="23005FF6" w:rsidR="00047C0A" w:rsidRDefault="00047C0A">
      <w:pPr>
        <w:pStyle w:val="CommentText"/>
      </w:pPr>
      <w:r>
        <w:rPr>
          <w:rStyle w:val="CommentReference"/>
        </w:rPr>
        <w:annotationRef/>
      </w:r>
      <w:r>
        <w:t>Refer your proposed model as a lightweight model.</w:t>
      </w:r>
    </w:p>
  </w:comment>
  <w:comment w:id="28" w:author="Abdulrahman Baraka" w:date="2026-02-06T16:14:00Z" w:initials="AB">
    <w:p w14:paraId="5333A056" w14:textId="22E83D2B" w:rsidR="00047C0A" w:rsidRDefault="00047C0A">
      <w:pPr>
        <w:pStyle w:val="CommentText"/>
      </w:pPr>
      <w:r>
        <w:rPr>
          <w:rStyle w:val="CommentReference"/>
        </w:rPr>
        <w:annotationRef/>
      </w:r>
      <w:r>
        <w:t>Not accurate.</w:t>
      </w:r>
    </w:p>
  </w:comment>
  <w:comment w:id="35" w:author="Abdulrahman Baraka" w:date="2026-02-06T16:15:00Z" w:initials="AB">
    <w:p w14:paraId="47110A30" w14:textId="5155A317" w:rsidR="00047C0A" w:rsidRDefault="00047C0A">
      <w:pPr>
        <w:pStyle w:val="CommentText"/>
      </w:pPr>
      <w:r>
        <w:rPr>
          <w:rStyle w:val="CommentReference"/>
        </w:rPr>
        <w:annotationRef/>
      </w:r>
      <w:r>
        <w:t>Use sensor-based.</w:t>
      </w:r>
    </w:p>
  </w:comment>
  <w:comment w:id="48" w:author="Abdulrahman Baraka" w:date="2026-02-06T16:17:00Z" w:initials="AB">
    <w:p w14:paraId="34A4BB2E" w14:textId="4E167FE3" w:rsidR="009058AB" w:rsidRDefault="009058AB">
      <w:pPr>
        <w:pStyle w:val="CommentText"/>
      </w:pPr>
      <w:r>
        <w:rPr>
          <w:rStyle w:val="CommentReference"/>
        </w:rPr>
        <w:annotationRef/>
      </w:r>
      <w:r w:rsidRPr="009058AB">
        <w:t>The objectives should be linked with problem statement. Each point in the objective link it with the corresponding point in the problem statement.</w:t>
      </w:r>
    </w:p>
  </w:comment>
  <w:comment w:id="51" w:author="Abdulrahman Baraka" w:date="2026-02-06T16:16:00Z" w:initials="AB">
    <w:p w14:paraId="3E5093F1" w14:textId="5120BE81" w:rsidR="009058AB" w:rsidRDefault="009058AB">
      <w:pPr>
        <w:pStyle w:val="CommentText"/>
      </w:pPr>
      <w:r>
        <w:rPr>
          <w:rStyle w:val="CommentReference"/>
        </w:rPr>
        <w:annotationRef/>
      </w:r>
      <w:r>
        <w:t>Use “local” term</w:t>
      </w:r>
    </w:p>
  </w:comment>
  <w:comment w:id="56" w:author="Abdulrahman Baraka" w:date="2026-02-06T16:22:00Z" w:initials="AB">
    <w:p w14:paraId="7DD2CDCC" w14:textId="39F407F1" w:rsidR="00F902E6" w:rsidRDefault="00F902E6">
      <w:pPr>
        <w:pStyle w:val="CommentText"/>
      </w:pPr>
      <w:r>
        <w:rPr>
          <w:rStyle w:val="CommentReference"/>
        </w:rPr>
        <w:annotationRef/>
      </w:r>
      <w:r w:rsidRPr="00F902E6">
        <w:t>There are many methods and approaches to overcome the FSW limitations, not only similarity-based. Thus, show and explain them.</w:t>
      </w:r>
    </w:p>
  </w:comment>
  <w:comment w:id="63" w:author="Abdulrahman Baraka" w:date="2026-02-06T16:20:00Z" w:initials="AB">
    <w:p w14:paraId="33F41124" w14:textId="696AFF9A" w:rsidR="009058AB" w:rsidRDefault="009058AB">
      <w:pPr>
        <w:pStyle w:val="CommentText"/>
      </w:pPr>
      <w:r>
        <w:rPr>
          <w:rStyle w:val="CommentReference"/>
        </w:rPr>
        <w:annotationRef/>
      </w:r>
      <w:r>
        <w:t>Create a graph to describe your proposed methodology.</w:t>
      </w:r>
    </w:p>
  </w:comment>
  <w:comment w:id="66" w:author="Abdulrahman Baraka" w:date="2026-02-06T16:21:00Z" w:initials="AB">
    <w:p w14:paraId="3DC101A7" w14:textId="47B9AE4A" w:rsidR="00F902E6" w:rsidRDefault="00F902E6">
      <w:pPr>
        <w:pStyle w:val="CommentText"/>
      </w:pPr>
      <w:r>
        <w:rPr>
          <w:rStyle w:val="CommentReference"/>
        </w:rPr>
        <w:annotationRef/>
      </w:r>
      <w:r>
        <w:t>Again, there are many methods and approaches to overcome the FSW limitations not only similarity-based.</w:t>
      </w:r>
    </w:p>
  </w:comment>
  <w:comment w:id="67" w:author="Abdulrahman Baraka" w:date="2026-02-06T16:24:00Z" w:initials="AB">
    <w:p w14:paraId="46222812" w14:textId="0B773B4C" w:rsidR="00F902E6" w:rsidRDefault="00F902E6">
      <w:pPr>
        <w:pStyle w:val="CommentText"/>
      </w:pPr>
      <w:r>
        <w:t xml:space="preserve">Lightweight what? Framework, algorithm, </w:t>
      </w:r>
      <w:r>
        <w:rPr>
          <w:rStyle w:val="CommentReference"/>
        </w:rPr>
        <w:annotationRef/>
      </w:r>
      <w:r>
        <w:t xml:space="preserve">model or what? </w:t>
      </w:r>
    </w:p>
  </w:comment>
  <w:comment w:id="68" w:author="Abdulrahman Baraka" w:date="2026-02-06T16:25:00Z" w:initials="AB">
    <w:p w14:paraId="430F5029" w14:textId="1799CAEC" w:rsidR="00F902E6" w:rsidRDefault="00F902E6">
      <w:pPr>
        <w:pStyle w:val="CommentText"/>
      </w:pPr>
      <w:r>
        <w:rPr>
          <w:rStyle w:val="CommentReference"/>
        </w:rPr>
        <w:annotationRef/>
      </w:r>
      <w:r>
        <w:t>This point is related to previous one.</w:t>
      </w:r>
    </w:p>
  </w:comment>
  <w:comment w:id="71" w:author="Abdulrahman Baraka" w:date="2026-02-06T15:39:00Z" w:initials="AB">
    <w:p w14:paraId="2D67DA5D" w14:textId="29AA7C2E" w:rsidR="004A3603" w:rsidRDefault="004A3603" w:rsidP="004A3603">
      <w:pPr>
        <w:pStyle w:val="CommentText"/>
      </w:pPr>
      <w:r>
        <w:rPr>
          <w:rStyle w:val="CommentReference"/>
        </w:rPr>
        <w:annotationRef/>
      </w:r>
      <w:r>
        <w:rPr>
          <w:rStyle w:val="CommentReference"/>
        </w:rPr>
        <w:annotationRef/>
      </w:r>
      <w:r w:rsidR="006931D2" w:rsidRPr="006931D2">
        <w:t>Unify the terminology. Use local features instead of spatial features.</w:t>
      </w:r>
    </w:p>
    <w:p w14:paraId="1079D741" w14:textId="0431000D" w:rsidR="004A3603" w:rsidRDefault="004A3603" w:rsidP="004A3603">
      <w:pPr>
        <w:pStyle w:val="CommentText"/>
        <w:ind w:firstLine="0"/>
      </w:pPr>
    </w:p>
  </w:comment>
  <w:comment w:id="74" w:author="Abdulrahman Baraka" w:date="2026-02-06T16:27:00Z" w:initials="AB">
    <w:p w14:paraId="294C16A0" w14:textId="77927969" w:rsidR="006A10A5" w:rsidRDefault="006A10A5">
      <w:pPr>
        <w:pStyle w:val="CommentText"/>
      </w:pPr>
      <w:r>
        <w:rPr>
          <w:rStyle w:val="CommentReference"/>
        </w:rPr>
        <w:annotationRef/>
      </w:r>
      <w:r>
        <w:t>This is the first time to mention this model!! Explain it.</w:t>
      </w:r>
    </w:p>
  </w:comment>
  <w:comment w:id="79" w:author="Abdulrahman Baraka" w:date="2026-02-06T15:36:00Z" w:initials="AB">
    <w:p w14:paraId="7C547677" w14:textId="28DE8E1A" w:rsidR="004A3603" w:rsidRDefault="004A3603">
      <w:pPr>
        <w:pStyle w:val="CommentText"/>
      </w:pPr>
      <w:r>
        <w:rPr>
          <w:rStyle w:val="CommentReference"/>
        </w:rPr>
        <w:annotationRef/>
      </w:r>
      <w:r>
        <w:t xml:space="preserve">This dataset does not contain transitional activities. </w:t>
      </w:r>
    </w:p>
  </w:comment>
  <w:comment w:id="81" w:author="Abdulrahman Baraka" w:date="2026-02-06T16:29:00Z" w:initials="AB">
    <w:p w14:paraId="0D1A1A38" w14:textId="22A0F861" w:rsidR="006A10A5" w:rsidRDefault="006A10A5">
      <w:pPr>
        <w:pStyle w:val="CommentText"/>
      </w:pPr>
      <w:r>
        <w:t xml:space="preserve"> </w:t>
      </w:r>
      <w:r w:rsidRPr="006A10A5">
        <w:t>We will mention these details later.</w:t>
      </w:r>
    </w:p>
  </w:comment>
  <w:comment w:id="83" w:author="Abdulrahman Baraka" w:date="2026-02-06T16:31:00Z" w:initials="AB">
    <w:p w14:paraId="3B14055C" w14:textId="4F82910C" w:rsidR="006A10A5" w:rsidRDefault="00AE0FED" w:rsidP="00AE0FED">
      <w:pPr>
        <w:pStyle w:val="CommentText"/>
      </w:pPr>
      <w:r w:rsidRPr="00AE0FED">
        <w:t>Explain each metric with its equation, if any.</w:t>
      </w:r>
    </w:p>
  </w:comment>
  <w:comment w:id="87" w:author="Abdulrahman Baraka" w:date="2026-02-06T16:32:00Z" w:initials="AB">
    <w:p w14:paraId="3C968F1C" w14:textId="400831A5" w:rsidR="00AE0FED" w:rsidRDefault="00AE0FED">
      <w:pPr>
        <w:pStyle w:val="CommentText"/>
      </w:pPr>
      <w:r>
        <w:rPr>
          <w:rStyle w:val="CommentReference"/>
        </w:rPr>
        <w:annotationRef/>
      </w:r>
      <w:r>
        <w:t>Lightweight.</w:t>
      </w:r>
    </w:p>
  </w:comment>
  <w:comment w:id="90" w:author="Abdulrahman Baraka" w:date="2026-02-06T16:33:00Z" w:initials="AB">
    <w:p w14:paraId="5D1A81C9" w14:textId="1B06DB23" w:rsidR="00AE0FED" w:rsidRDefault="00AE0FED">
      <w:pPr>
        <w:pStyle w:val="CommentText"/>
      </w:pPr>
      <w:r>
        <w:rPr>
          <w:rStyle w:val="CommentReference"/>
        </w:rPr>
        <w:annotationRef/>
      </w:r>
      <w:r>
        <w:t>Not required.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366184" w15:done="0"/>
  <w15:commentEx w15:paraId="53858D5A" w15:done="0"/>
  <w15:commentEx w15:paraId="10450F69" w15:done="0"/>
  <w15:commentEx w15:paraId="58B98F26" w15:done="0"/>
  <w15:commentEx w15:paraId="245C96D7" w15:done="0"/>
  <w15:commentEx w15:paraId="1689249E" w15:done="0"/>
  <w15:commentEx w15:paraId="763E5827" w15:done="0"/>
  <w15:commentEx w15:paraId="5333A056" w15:done="0"/>
  <w15:commentEx w15:paraId="47110A30" w15:done="0"/>
  <w15:commentEx w15:paraId="34A4BB2E" w15:done="0"/>
  <w15:commentEx w15:paraId="3E5093F1" w15:done="0"/>
  <w15:commentEx w15:paraId="7DD2CDCC" w15:done="0"/>
  <w15:commentEx w15:paraId="33F41124" w15:done="0"/>
  <w15:commentEx w15:paraId="3DC101A7" w15:done="0"/>
  <w15:commentEx w15:paraId="46222812" w15:done="0"/>
  <w15:commentEx w15:paraId="430F5029" w15:done="0"/>
  <w15:commentEx w15:paraId="1079D741" w15:done="0"/>
  <w15:commentEx w15:paraId="294C16A0" w15:done="0"/>
  <w15:commentEx w15:paraId="7C547677" w15:done="0"/>
  <w15:commentEx w15:paraId="0D1A1A38" w15:done="0"/>
  <w15:commentEx w15:paraId="3B14055C" w15:done="0"/>
  <w15:commentEx w15:paraId="3C968F1C" w15:done="0"/>
  <w15:commentEx w15:paraId="5D1A81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F32511" w16cex:dateUtc="2026-02-06T13:40:00Z"/>
  <w16cex:commentExtensible w16cex:durableId="050D9E9A" w16cex:dateUtc="2026-02-06T13:46:00Z"/>
  <w16cex:commentExtensible w16cex:durableId="7D0FA8CE" w16cex:dateUtc="2026-02-06T13:42:00Z"/>
  <w16cex:commentExtensible w16cex:durableId="1ADB23DF" w16cex:dateUtc="2026-02-06T13:51:00Z"/>
  <w16cex:commentExtensible w16cex:durableId="7A1341CB" w16cex:dateUtc="2026-02-06T13:50:00Z"/>
  <w16cex:commentExtensible w16cex:durableId="0B2C4F39" w16cex:dateUtc="2026-02-06T13:59:00Z"/>
  <w16cex:commentExtensible w16cex:durableId="208574B4" w16cex:dateUtc="2026-02-06T14:11:00Z"/>
  <w16cex:commentExtensible w16cex:durableId="7DA70B6C" w16cex:dateUtc="2026-02-06T14:14:00Z"/>
  <w16cex:commentExtensible w16cex:durableId="76E4B1BE" w16cex:dateUtc="2026-02-06T14:15:00Z"/>
  <w16cex:commentExtensible w16cex:durableId="2BCAE168" w16cex:dateUtc="2026-02-06T14:17:00Z"/>
  <w16cex:commentExtensible w16cex:durableId="18E22CF0" w16cex:dateUtc="2026-02-06T14:16:00Z"/>
  <w16cex:commentExtensible w16cex:durableId="2375BEB1" w16cex:dateUtc="2026-02-06T14:22:00Z"/>
  <w16cex:commentExtensible w16cex:durableId="221EEEFE" w16cex:dateUtc="2026-02-06T14:20:00Z"/>
  <w16cex:commentExtensible w16cex:durableId="655B87DD" w16cex:dateUtc="2026-02-06T14:21:00Z"/>
  <w16cex:commentExtensible w16cex:durableId="1FE8C641" w16cex:dateUtc="2026-02-06T14:24:00Z"/>
  <w16cex:commentExtensible w16cex:durableId="0E7EB195" w16cex:dateUtc="2026-02-06T14:25:00Z"/>
  <w16cex:commentExtensible w16cex:durableId="434A3FA5" w16cex:dateUtc="2026-02-06T13:39:00Z"/>
  <w16cex:commentExtensible w16cex:durableId="32B4F281" w16cex:dateUtc="2026-02-06T14:27:00Z"/>
  <w16cex:commentExtensible w16cex:durableId="55FC7F51" w16cex:dateUtc="2026-02-06T13:36:00Z"/>
  <w16cex:commentExtensible w16cex:durableId="31B307DC" w16cex:dateUtc="2026-02-06T14:29:00Z"/>
  <w16cex:commentExtensible w16cex:durableId="604CCF72" w16cex:dateUtc="2026-02-06T14:31:00Z"/>
  <w16cex:commentExtensible w16cex:durableId="76E52418" w16cex:dateUtc="2026-02-06T14:32:00Z"/>
  <w16cex:commentExtensible w16cex:durableId="261157CA" w16cex:dateUtc="2026-02-06T14: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366184" w16cid:durableId="3FF32511"/>
  <w16cid:commentId w16cid:paraId="53858D5A" w16cid:durableId="050D9E9A"/>
  <w16cid:commentId w16cid:paraId="10450F69" w16cid:durableId="7D0FA8CE"/>
  <w16cid:commentId w16cid:paraId="58B98F26" w16cid:durableId="1ADB23DF"/>
  <w16cid:commentId w16cid:paraId="245C96D7" w16cid:durableId="7A1341CB"/>
  <w16cid:commentId w16cid:paraId="1689249E" w16cid:durableId="0B2C4F39"/>
  <w16cid:commentId w16cid:paraId="763E5827" w16cid:durableId="208574B4"/>
  <w16cid:commentId w16cid:paraId="5333A056" w16cid:durableId="7DA70B6C"/>
  <w16cid:commentId w16cid:paraId="47110A30" w16cid:durableId="76E4B1BE"/>
  <w16cid:commentId w16cid:paraId="34A4BB2E" w16cid:durableId="2BCAE168"/>
  <w16cid:commentId w16cid:paraId="3E5093F1" w16cid:durableId="18E22CF0"/>
  <w16cid:commentId w16cid:paraId="7DD2CDCC" w16cid:durableId="2375BEB1"/>
  <w16cid:commentId w16cid:paraId="33F41124" w16cid:durableId="221EEEFE"/>
  <w16cid:commentId w16cid:paraId="3DC101A7" w16cid:durableId="655B87DD"/>
  <w16cid:commentId w16cid:paraId="46222812" w16cid:durableId="1FE8C641"/>
  <w16cid:commentId w16cid:paraId="430F5029" w16cid:durableId="0E7EB195"/>
  <w16cid:commentId w16cid:paraId="1079D741" w16cid:durableId="434A3FA5"/>
  <w16cid:commentId w16cid:paraId="294C16A0" w16cid:durableId="32B4F281"/>
  <w16cid:commentId w16cid:paraId="7C547677" w16cid:durableId="55FC7F51"/>
  <w16cid:commentId w16cid:paraId="0D1A1A38" w16cid:durableId="31B307DC"/>
  <w16cid:commentId w16cid:paraId="3B14055C" w16cid:durableId="604CCF72"/>
  <w16cid:commentId w16cid:paraId="3C968F1C" w16cid:durableId="76E52418"/>
  <w16cid:commentId w16cid:paraId="5D1A81C9" w16cid:durableId="261157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73567" w14:textId="77777777" w:rsidR="00400153" w:rsidRDefault="00400153" w:rsidP="006F2F29">
      <w:r>
        <w:separator/>
      </w:r>
    </w:p>
  </w:endnote>
  <w:endnote w:type="continuationSeparator" w:id="0">
    <w:p w14:paraId="07216EE0" w14:textId="77777777" w:rsidR="00400153" w:rsidRDefault="00400153" w:rsidP="006F2F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5572374"/>
      <w:docPartObj>
        <w:docPartGallery w:val="Page Numbers (Bottom of Page)"/>
        <w:docPartUnique/>
      </w:docPartObj>
    </w:sdtPr>
    <w:sdtEndPr/>
    <w:sdtContent>
      <w:p w14:paraId="54AF86EF" w14:textId="430AA0B7" w:rsidR="00935B5A" w:rsidRDefault="00935B5A" w:rsidP="0014623B">
        <w:pPr>
          <w:pStyle w:val="TableStyle"/>
          <w:jc w:val="center"/>
        </w:pPr>
        <w:r>
          <w:fldChar w:fldCharType="begin"/>
        </w:r>
        <w:r>
          <w:instrText xml:space="preserve"> PAGE   \* MERGEFORMAT </w:instrText>
        </w:r>
        <w:r>
          <w:fldChar w:fldCharType="separate"/>
        </w:r>
        <w:r w:rsidR="00E72620">
          <w:rPr>
            <w:noProof/>
          </w:rPr>
          <w:t>16</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A5A84" w14:textId="77777777" w:rsidR="00400153" w:rsidRDefault="00400153" w:rsidP="006F2F29">
      <w:r>
        <w:separator/>
      </w:r>
    </w:p>
  </w:footnote>
  <w:footnote w:type="continuationSeparator" w:id="0">
    <w:p w14:paraId="192DCE2F" w14:textId="77777777" w:rsidR="00400153" w:rsidRDefault="00400153" w:rsidP="006F2F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928F3" w14:textId="6C4508C6" w:rsidR="00914778" w:rsidRPr="00CD0F8D" w:rsidRDefault="00400153" w:rsidP="00CD0F8D">
    <w:pPr>
      <w:pStyle w:val="Figures"/>
    </w:pPr>
    <w:fldSimple w:instr=" STYLEREF  Title  \* MERGEFORMAT ">
      <w:r w:rsidR="00AE0FED">
        <w:t>Enhanced deep learning model for Human Action Recognition (HAR)</w:t>
      </w:r>
    </w:fldSimple>
  </w:p>
  <w:p w14:paraId="27D4C573" w14:textId="3B72E4EF" w:rsidR="00914778" w:rsidRDefault="00400153" w:rsidP="00CD0F8D">
    <w:pPr>
      <w:pStyle w:val="Figures"/>
      <w:pBdr>
        <w:bottom w:val="thinThickSmallGap" w:sz="18" w:space="1" w:color="00B050"/>
      </w:pBdr>
      <w:jc w:val="right"/>
    </w:pPr>
    <w:fldSimple w:instr=" STYLEREF  &quot;Heading 1&quot;  \* MERGEFORMAT ">
      <w:r w:rsidR="00AE0FED">
        <w:t>References</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8722B"/>
    <w:multiLevelType w:val="hybridMultilevel"/>
    <w:tmpl w:val="3C32C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BC79CB"/>
    <w:multiLevelType w:val="hybridMultilevel"/>
    <w:tmpl w:val="D2382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084029"/>
    <w:multiLevelType w:val="multilevel"/>
    <w:tmpl w:val="47EA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67468"/>
    <w:multiLevelType w:val="multilevel"/>
    <w:tmpl w:val="D272E6C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207440A7"/>
    <w:multiLevelType w:val="hybridMultilevel"/>
    <w:tmpl w:val="257ED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817235"/>
    <w:multiLevelType w:val="hybridMultilevel"/>
    <w:tmpl w:val="483A6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E3147D"/>
    <w:multiLevelType w:val="hybridMultilevel"/>
    <w:tmpl w:val="01C08422"/>
    <w:lvl w:ilvl="0" w:tplc="16DC77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507309D"/>
    <w:multiLevelType w:val="hybridMultilevel"/>
    <w:tmpl w:val="F6B89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5630DC"/>
    <w:multiLevelType w:val="hybridMultilevel"/>
    <w:tmpl w:val="05B8B588"/>
    <w:lvl w:ilvl="0" w:tplc="D6EEE3F0">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B800DA6"/>
    <w:multiLevelType w:val="hybridMultilevel"/>
    <w:tmpl w:val="A694E7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1D03603"/>
    <w:multiLevelType w:val="hybridMultilevel"/>
    <w:tmpl w:val="AA40D87E"/>
    <w:lvl w:ilvl="0" w:tplc="E968CD5E">
      <w:start w:val="1"/>
      <w:numFmt w:val="lowerRoman"/>
      <w:pStyle w:val="ListParagraph"/>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42068E5"/>
    <w:multiLevelType w:val="hybridMultilevel"/>
    <w:tmpl w:val="ACEEB450"/>
    <w:lvl w:ilvl="0" w:tplc="A552B516">
      <w:numFmt w:val="bullet"/>
      <w:lvlText w:val="-"/>
      <w:lvlJc w:val="left"/>
      <w:pPr>
        <w:ind w:left="1080" w:hanging="360"/>
      </w:pPr>
      <w:rPr>
        <w:rFonts w:ascii="Times New Roman" w:eastAsiaTheme="minorHAnsi" w:hAnsi="Times New Roman" w:cs="Times New Roman" w:hint="default"/>
        <w:sz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8357A18"/>
    <w:multiLevelType w:val="hybridMultilevel"/>
    <w:tmpl w:val="06E25972"/>
    <w:lvl w:ilvl="0" w:tplc="4F12C4D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B6E2B25"/>
    <w:multiLevelType w:val="hybridMultilevel"/>
    <w:tmpl w:val="A8009B76"/>
    <w:lvl w:ilvl="0" w:tplc="1770979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FEC4979"/>
    <w:multiLevelType w:val="hybridMultilevel"/>
    <w:tmpl w:val="BBAC6B96"/>
    <w:lvl w:ilvl="0" w:tplc="9A8A1A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A7B582E"/>
    <w:multiLevelType w:val="hybridMultilevel"/>
    <w:tmpl w:val="4600C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D15526"/>
    <w:multiLevelType w:val="hybridMultilevel"/>
    <w:tmpl w:val="BE6CE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87163A"/>
    <w:multiLevelType w:val="hybridMultilevel"/>
    <w:tmpl w:val="C722E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8D4244"/>
    <w:multiLevelType w:val="hybridMultilevel"/>
    <w:tmpl w:val="D86E7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2C7ECF"/>
    <w:multiLevelType w:val="hybridMultilevel"/>
    <w:tmpl w:val="9AFA1978"/>
    <w:lvl w:ilvl="0" w:tplc="D06A157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26D2BE2"/>
    <w:multiLevelType w:val="hybridMultilevel"/>
    <w:tmpl w:val="4F5AB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C7197C"/>
    <w:multiLevelType w:val="hybridMultilevel"/>
    <w:tmpl w:val="B96C15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A494792"/>
    <w:multiLevelType w:val="hybridMultilevel"/>
    <w:tmpl w:val="92DEDFA8"/>
    <w:lvl w:ilvl="0" w:tplc="9BCE9F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E7B27F5"/>
    <w:multiLevelType w:val="multilevel"/>
    <w:tmpl w:val="6838A12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75923001"/>
    <w:multiLevelType w:val="hybridMultilevel"/>
    <w:tmpl w:val="26D66884"/>
    <w:lvl w:ilvl="0" w:tplc="55A628B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64596141">
    <w:abstractNumId w:val="8"/>
  </w:num>
  <w:num w:numId="2" w16cid:durableId="1778136616">
    <w:abstractNumId w:val="13"/>
  </w:num>
  <w:num w:numId="3" w16cid:durableId="1390152519">
    <w:abstractNumId w:val="3"/>
  </w:num>
  <w:num w:numId="4" w16cid:durableId="249891540">
    <w:abstractNumId w:val="10"/>
  </w:num>
  <w:num w:numId="5" w16cid:durableId="764039180">
    <w:abstractNumId w:val="14"/>
  </w:num>
  <w:num w:numId="6" w16cid:durableId="74936282">
    <w:abstractNumId w:val="2"/>
  </w:num>
  <w:num w:numId="7" w16cid:durableId="1320306171">
    <w:abstractNumId w:val="23"/>
  </w:num>
  <w:num w:numId="8" w16cid:durableId="1719088034">
    <w:abstractNumId w:val="9"/>
  </w:num>
  <w:num w:numId="9" w16cid:durableId="1618443354">
    <w:abstractNumId w:val="12"/>
  </w:num>
  <w:num w:numId="10" w16cid:durableId="1338774373">
    <w:abstractNumId w:val="24"/>
  </w:num>
  <w:num w:numId="11" w16cid:durableId="1282541115">
    <w:abstractNumId w:val="6"/>
  </w:num>
  <w:num w:numId="12" w16cid:durableId="58328797">
    <w:abstractNumId w:val="5"/>
  </w:num>
  <w:num w:numId="13" w16cid:durableId="1884713527">
    <w:abstractNumId w:val="0"/>
  </w:num>
  <w:num w:numId="14" w16cid:durableId="56365681">
    <w:abstractNumId w:val="22"/>
  </w:num>
  <w:num w:numId="15" w16cid:durableId="2083211624">
    <w:abstractNumId w:val="21"/>
  </w:num>
  <w:num w:numId="16" w16cid:durableId="897788393">
    <w:abstractNumId w:val="7"/>
  </w:num>
  <w:num w:numId="17" w16cid:durableId="1995790493">
    <w:abstractNumId w:val="17"/>
  </w:num>
  <w:num w:numId="18" w16cid:durableId="487675686">
    <w:abstractNumId w:val="15"/>
  </w:num>
  <w:num w:numId="19" w16cid:durableId="1859274890">
    <w:abstractNumId w:val="20"/>
  </w:num>
  <w:num w:numId="20" w16cid:durableId="601305089">
    <w:abstractNumId w:val="4"/>
  </w:num>
  <w:num w:numId="21" w16cid:durableId="1602103586">
    <w:abstractNumId w:val="1"/>
  </w:num>
  <w:num w:numId="22" w16cid:durableId="534390912">
    <w:abstractNumId w:val="16"/>
  </w:num>
  <w:num w:numId="23" w16cid:durableId="1604651504">
    <w:abstractNumId w:val="18"/>
  </w:num>
  <w:num w:numId="24" w16cid:durableId="1948851783">
    <w:abstractNumId w:val="11"/>
  </w:num>
  <w:num w:numId="25" w16cid:durableId="1046295857">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dulrahman Baraka">
    <w15:presenceInfo w15:providerId="Windows Live" w15:userId="3583ec5f5fb429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trackRevision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60ED"/>
    <w:rsid w:val="00020768"/>
    <w:rsid w:val="000232BD"/>
    <w:rsid w:val="0004124A"/>
    <w:rsid w:val="000434B0"/>
    <w:rsid w:val="00045B72"/>
    <w:rsid w:val="00047C0A"/>
    <w:rsid w:val="00063BCA"/>
    <w:rsid w:val="0007061E"/>
    <w:rsid w:val="0007669F"/>
    <w:rsid w:val="00081B67"/>
    <w:rsid w:val="000B2CED"/>
    <w:rsid w:val="000B6B27"/>
    <w:rsid w:val="000D1FD8"/>
    <w:rsid w:val="000D74BC"/>
    <w:rsid w:val="00110112"/>
    <w:rsid w:val="00131E68"/>
    <w:rsid w:val="001335A7"/>
    <w:rsid w:val="00134CAE"/>
    <w:rsid w:val="0014623B"/>
    <w:rsid w:val="00185C5D"/>
    <w:rsid w:val="00186031"/>
    <w:rsid w:val="001909DF"/>
    <w:rsid w:val="0019572B"/>
    <w:rsid w:val="001A1214"/>
    <w:rsid w:val="001A5A9D"/>
    <w:rsid w:val="001B5285"/>
    <w:rsid w:val="001F692D"/>
    <w:rsid w:val="002132C4"/>
    <w:rsid w:val="00214BAC"/>
    <w:rsid w:val="002667A1"/>
    <w:rsid w:val="002B26C8"/>
    <w:rsid w:val="002B2CAE"/>
    <w:rsid w:val="002C1774"/>
    <w:rsid w:val="002E4557"/>
    <w:rsid w:val="002E6947"/>
    <w:rsid w:val="002E6B98"/>
    <w:rsid w:val="00324DBF"/>
    <w:rsid w:val="00325628"/>
    <w:rsid w:val="00335256"/>
    <w:rsid w:val="00346BFB"/>
    <w:rsid w:val="003526BC"/>
    <w:rsid w:val="00362791"/>
    <w:rsid w:val="00373D1C"/>
    <w:rsid w:val="003757AF"/>
    <w:rsid w:val="0037580D"/>
    <w:rsid w:val="003973EC"/>
    <w:rsid w:val="003C51B4"/>
    <w:rsid w:val="003D02F2"/>
    <w:rsid w:val="003D7161"/>
    <w:rsid w:val="003F01E7"/>
    <w:rsid w:val="003F0B84"/>
    <w:rsid w:val="00400153"/>
    <w:rsid w:val="00412E4B"/>
    <w:rsid w:val="00414E3D"/>
    <w:rsid w:val="00421B10"/>
    <w:rsid w:val="004302E5"/>
    <w:rsid w:val="00431409"/>
    <w:rsid w:val="004866FB"/>
    <w:rsid w:val="00487678"/>
    <w:rsid w:val="004A3603"/>
    <w:rsid w:val="004B5FB2"/>
    <w:rsid w:val="004C6470"/>
    <w:rsid w:val="004D4A4F"/>
    <w:rsid w:val="004F308C"/>
    <w:rsid w:val="00515480"/>
    <w:rsid w:val="005208E7"/>
    <w:rsid w:val="005228FC"/>
    <w:rsid w:val="00562CCE"/>
    <w:rsid w:val="005707B1"/>
    <w:rsid w:val="005808C0"/>
    <w:rsid w:val="00590F1A"/>
    <w:rsid w:val="005A36CB"/>
    <w:rsid w:val="005A4F4A"/>
    <w:rsid w:val="005A6272"/>
    <w:rsid w:val="005D0417"/>
    <w:rsid w:val="005E08AC"/>
    <w:rsid w:val="005E2160"/>
    <w:rsid w:val="005E7C52"/>
    <w:rsid w:val="0060620B"/>
    <w:rsid w:val="00631AF2"/>
    <w:rsid w:val="006400E8"/>
    <w:rsid w:val="00655E18"/>
    <w:rsid w:val="006839CB"/>
    <w:rsid w:val="00684938"/>
    <w:rsid w:val="006931D2"/>
    <w:rsid w:val="006945B0"/>
    <w:rsid w:val="006A093D"/>
    <w:rsid w:val="006A10A5"/>
    <w:rsid w:val="006A16D5"/>
    <w:rsid w:val="006A3C0D"/>
    <w:rsid w:val="006A5D3B"/>
    <w:rsid w:val="006E26B1"/>
    <w:rsid w:val="006F1436"/>
    <w:rsid w:val="006F2F29"/>
    <w:rsid w:val="006F5953"/>
    <w:rsid w:val="00751996"/>
    <w:rsid w:val="00761FCF"/>
    <w:rsid w:val="00772924"/>
    <w:rsid w:val="00773E18"/>
    <w:rsid w:val="0077778F"/>
    <w:rsid w:val="00792542"/>
    <w:rsid w:val="007B4989"/>
    <w:rsid w:val="007C2DF5"/>
    <w:rsid w:val="007D41DC"/>
    <w:rsid w:val="007F381A"/>
    <w:rsid w:val="00821844"/>
    <w:rsid w:val="0086467D"/>
    <w:rsid w:val="008668A3"/>
    <w:rsid w:val="00867191"/>
    <w:rsid w:val="00870506"/>
    <w:rsid w:val="00873A7B"/>
    <w:rsid w:val="00886EEF"/>
    <w:rsid w:val="00895C4A"/>
    <w:rsid w:val="008A2644"/>
    <w:rsid w:val="008E0A36"/>
    <w:rsid w:val="008E337C"/>
    <w:rsid w:val="008E4C8F"/>
    <w:rsid w:val="008E721E"/>
    <w:rsid w:val="008E7F26"/>
    <w:rsid w:val="009058AB"/>
    <w:rsid w:val="00914778"/>
    <w:rsid w:val="00916349"/>
    <w:rsid w:val="00916DE0"/>
    <w:rsid w:val="009241C2"/>
    <w:rsid w:val="00935B5A"/>
    <w:rsid w:val="00967206"/>
    <w:rsid w:val="009728CC"/>
    <w:rsid w:val="00982804"/>
    <w:rsid w:val="0098429E"/>
    <w:rsid w:val="00987446"/>
    <w:rsid w:val="009B739A"/>
    <w:rsid w:val="009E6A6E"/>
    <w:rsid w:val="009F235D"/>
    <w:rsid w:val="00A11230"/>
    <w:rsid w:val="00A20AE3"/>
    <w:rsid w:val="00A22FB2"/>
    <w:rsid w:val="00A35577"/>
    <w:rsid w:val="00A52B7E"/>
    <w:rsid w:val="00A539CC"/>
    <w:rsid w:val="00A56412"/>
    <w:rsid w:val="00A64389"/>
    <w:rsid w:val="00A65BC8"/>
    <w:rsid w:val="00AA14BE"/>
    <w:rsid w:val="00AB287C"/>
    <w:rsid w:val="00AB76C7"/>
    <w:rsid w:val="00AC2405"/>
    <w:rsid w:val="00AE0FED"/>
    <w:rsid w:val="00AE3503"/>
    <w:rsid w:val="00AE4AB9"/>
    <w:rsid w:val="00B118DA"/>
    <w:rsid w:val="00B303C6"/>
    <w:rsid w:val="00B710EA"/>
    <w:rsid w:val="00B82CCE"/>
    <w:rsid w:val="00B8437D"/>
    <w:rsid w:val="00B9040D"/>
    <w:rsid w:val="00B96DCE"/>
    <w:rsid w:val="00BA41A9"/>
    <w:rsid w:val="00BA60ED"/>
    <w:rsid w:val="00BB48C4"/>
    <w:rsid w:val="00BE4C87"/>
    <w:rsid w:val="00BF1334"/>
    <w:rsid w:val="00BF18D9"/>
    <w:rsid w:val="00BF1D18"/>
    <w:rsid w:val="00C06FB8"/>
    <w:rsid w:val="00C078C6"/>
    <w:rsid w:val="00C21E9D"/>
    <w:rsid w:val="00C40C2C"/>
    <w:rsid w:val="00C42DE3"/>
    <w:rsid w:val="00C55700"/>
    <w:rsid w:val="00C61152"/>
    <w:rsid w:val="00C67EEB"/>
    <w:rsid w:val="00CA2EED"/>
    <w:rsid w:val="00CB613C"/>
    <w:rsid w:val="00CC5D72"/>
    <w:rsid w:val="00CD0184"/>
    <w:rsid w:val="00CD0F8D"/>
    <w:rsid w:val="00CF55A7"/>
    <w:rsid w:val="00CF64CB"/>
    <w:rsid w:val="00D00A4B"/>
    <w:rsid w:val="00D02F1A"/>
    <w:rsid w:val="00D1613B"/>
    <w:rsid w:val="00D23E08"/>
    <w:rsid w:val="00D35D20"/>
    <w:rsid w:val="00D375B3"/>
    <w:rsid w:val="00D64578"/>
    <w:rsid w:val="00D86BBB"/>
    <w:rsid w:val="00D95C35"/>
    <w:rsid w:val="00DA6113"/>
    <w:rsid w:val="00DB7869"/>
    <w:rsid w:val="00DC36CA"/>
    <w:rsid w:val="00DC40DC"/>
    <w:rsid w:val="00DC4D65"/>
    <w:rsid w:val="00DD11FA"/>
    <w:rsid w:val="00DD493C"/>
    <w:rsid w:val="00E06448"/>
    <w:rsid w:val="00E31994"/>
    <w:rsid w:val="00E37A0D"/>
    <w:rsid w:val="00E40D97"/>
    <w:rsid w:val="00E4641B"/>
    <w:rsid w:val="00E47B5A"/>
    <w:rsid w:val="00E63460"/>
    <w:rsid w:val="00E72620"/>
    <w:rsid w:val="00E81727"/>
    <w:rsid w:val="00E83432"/>
    <w:rsid w:val="00E83689"/>
    <w:rsid w:val="00EC1BF4"/>
    <w:rsid w:val="00EC7940"/>
    <w:rsid w:val="00EE0A4E"/>
    <w:rsid w:val="00F13337"/>
    <w:rsid w:val="00F25616"/>
    <w:rsid w:val="00F268A9"/>
    <w:rsid w:val="00F47453"/>
    <w:rsid w:val="00F57114"/>
    <w:rsid w:val="00F65797"/>
    <w:rsid w:val="00F902E6"/>
    <w:rsid w:val="00F927D2"/>
    <w:rsid w:val="00FB069E"/>
    <w:rsid w:val="00FC4AAA"/>
    <w:rsid w:val="00FD2814"/>
    <w:rsid w:val="00FE6DD3"/>
    <w:rsid w:val="00FF28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2490A8D"/>
  <w15:docId w15:val="{D7FCE0AB-9CCB-4A5D-9E11-3FC1A6069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F29"/>
    <w:pPr>
      <w:spacing w:line="360" w:lineRule="auto"/>
      <w:ind w:firstLine="720"/>
      <w:jc w:val="both"/>
    </w:pPr>
    <w:rPr>
      <w:rFonts w:asciiTheme="majorBidi" w:hAnsiTheme="majorBidi" w:cstheme="majorBidi"/>
      <w:sz w:val="28"/>
      <w:szCs w:val="28"/>
      <w:lang w:bidi="ar-IQ"/>
    </w:rPr>
  </w:style>
  <w:style w:type="paragraph" w:styleId="Heading1">
    <w:name w:val="heading 1"/>
    <w:basedOn w:val="Normal"/>
    <w:next w:val="Normal"/>
    <w:link w:val="Heading1Char"/>
    <w:uiPriority w:val="9"/>
    <w:qFormat/>
    <w:rsid w:val="00FC4AAA"/>
    <w:pPr>
      <w:keepNext/>
      <w:numPr>
        <w:numId w:val="7"/>
      </w:numPr>
      <w:spacing w:before="240" w:line="276" w:lineRule="auto"/>
      <w:outlineLvl w:val="0"/>
    </w:pPr>
    <w:rPr>
      <w:b/>
      <w:bCs/>
      <w:sz w:val="32"/>
      <w:szCs w:val="32"/>
    </w:rPr>
  </w:style>
  <w:style w:type="paragraph" w:styleId="Heading2">
    <w:name w:val="heading 2"/>
    <w:basedOn w:val="Normal"/>
    <w:next w:val="Normal"/>
    <w:link w:val="Heading2Char"/>
    <w:uiPriority w:val="9"/>
    <w:unhideWhenUsed/>
    <w:qFormat/>
    <w:rsid w:val="0014623B"/>
    <w:pPr>
      <w:keepNext/>
      <w:numPr>
        <w:ilvl w:val="1"/>
        <w:numId w:val="7"/>
      </w:numPr>
      <w:spacing w:before="240"/>
      <w:outlineLvl w:val="1"/>
    </w:pPr>
    <w:rPr>
      <w:b/>
      <w:bCs/>
    </w:rPr>
  </w:style>
  <w:style w:type="paragraph" w:styleId="Heading3">
    <w:name w:val="heading 3"/>
    <w:basedOn w:val="Normal"/>
    <w:next w:val="Normal"/>
    <w:link w:val="Heading3Char"/>
    <w:uiPriority w:val="9"/>
    <w:unhideWhenUsed/>
    <w:qFormat/>
    <w:rsid w:val="007B4989"/>
    <w:pPr>
      <w:keepNext/>
      <w:numPr>
        <w:ilvl w:val="2"/>
        <w:numId w:val="7"/>
      </w:numPr>
      <w:spacing w:after="0"/>
      <w:outlineLvl w:val="2"/>
    </w:pPr>
    <w:rPr>
      <w:b/>
      <w:bCs/>
    </w:rPr>
  </w:style>
  <w:style w:type="paragraph" w:styleId="Heading4">
    <w:name w:val="heading 4"/>
    <w:basedOn w:val="Normal"/>
    <w:next w:val="Normal"/>
    <w:link w:val="Heading4Char"/>
    <w:uiPriority w:val="9"/>
    <w:semiHidden/>
    <w:unhideWhenUsed/>
    <w:qFormat/>
    <w:rsid w:val="00BA60ED"/>
    <w:pPr>
      <w:keepNext/>
      <w:keepLines/>
      <w:numPr>
        <w:ilvl w:val="3"/>
        <w:numId w:val="7"/>
      </w:numPr>
      <w:spacing w:before="80" w:after="40"/>
      <w:outlineLvl w:val="3"/>
    </w:pPr>
    <w:rPr>
      <w:rFonts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BA60ED"/>
    <w:pPr>
      <w:keepNext/>
      <w:keepLines/>
      <w:numPr>
        <w:ilvl w:val="4"/>
        <w:numId w:val="7"/>
      </w:numPr>
      <w:spacing w:before="80" w:after="40"/>
      <w:outlineLvl w:val="4"/>
    </w:pPr>
    <w:rPr>
      <w:rFonts w:eastAsiaTheme="majorEastAsia"/>
      <w:color w:val="2F5496" w:themeColor="accent1" w:themeShade="BF"/>
    </w:rPr>
  </w:style>
  <w:style w:type="paragraph" w:styleId="Heading6">
    <w:name w:val="heading 6"/>
    <w:basedOn w:val="Normal"/>
    <w:next w:val="Normal"/>
    <w:link w:val="Heading6Char"/>
    <w:uiPriority w:val="9"/>
    <w:semiHidden/>
    <w:unhideWhenUsed/>
    <w:qFormat/>
    <w:rsid w:val="00BA60ED"/>
    <w:pPr>
      <w:keepNext/>
      <w:keepLines/>
      <w:numPr>
        <w:ilvl w:val="5"/>
        <w:numId w:val="7"/>
      </w:numPr>
      <w:spacing w:before="40" w:after="0"/>
      <w:outlineLvl w:val="5"/>
    </w:pPr>
    <w:rPr>
      <w:rFonts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BA60ED"/>
    <w:pPr>
      <w:keepNext/>
      <w:keepLines/>
      <w:numPr>
        <w:ilvl w:val="6"/>
        <w:numId w:val="7"/>
      </w:numPr>
      <w:spacing w:before="40" w:after="0"/>
      <w:outlineLvl w:val="6"/>
    </w:pPr>
    <w:rPr>
      <w:rFonts w:eastAsiaTheme="majorEastAsia"/>
      <w:color w:val="595959" w:themeColor="text1" w:themeTint="A6"/>
    </w:rPr>
  </w:style>
  <w:style w:type="paragraph" w:styleId="Heading8">
    <w:name w:val="heading 8"/>
    <w:basedOn w:val="Normal"/>
    <w:next w:val="Normal"/>
    <w:link w:val="Heading8Char"/>
    <w:uiPriority w:val="9"/>
    <w:semiHidden/>
    <w:unhideWhenUsed/>
    <w:qFormat/>
    <w:rsid w:val="00BA60ED"/>
    <w:pPr>
      <w:keepNext/>
      <w:keepLines/>
      <w:numPr>
        <w:ilvl w:val="7"/>
        <w:numId w:val="7"/>
      </w:numPr>
      <w:spacing w:after="0"/>
      <w:outlineLvl w:val="7"/>
    </w:pPr>
    <w:rPr>
      <w:rFonts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BA60ED"/>
    <w:pPr>
      <w:keepNext/>
      <w:keepLines/>
      <w:numPr>
        <w:ilvl w:val="8"/>
        <w:numId w:val="7"/>
      </w:numPr>
      <w:spacing w:after="0"/>
      <w:outlineLvl w:val="8"/>
    </w:pPr>
    <w:rPr>
      <w:rFonts w:eastAsiaTheme="majorEastAsia"/>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AAA"/>
    <w:rPr>
      <w:rFonts w:asciiTheme="majorBidi" w:hAnsiTheme="majorBidi" w:cstheme="majorBidi"/>
      <w:b/>
      <w:bCs/>
      <w:sz w:val="32"/>
      <w:szCs w:val="32"/>
      <w:lang w:bidi="ar-IQ"/>
    </w:rPr>
  </w:style>
  <w:style w:type="character" w:customStyle="1" w:styleId="Heading2Char">
    <w:name w:val="Heading 2 Char"/>
    <w:basedOn w:val="DefaultParagraphFont"/>
    <w:link w:val="Heading2"/>
    <w:uiPriority w:val="9"/>
    <w:rsid w:val="0014623B"/>
    <w:rPr>
      <w:rFonts w:asciiTheme="majorBidi" w:hAnsiTheme="majorBidi" w:cstheme="majorBidi"/>
      <w:b/>
      <w:bCs/>
      <w:sz w:val="28"/>
      <w:szCs w:val="28"/>
      <w:lang w:bidi="ar-IQ"/>
    </w:rPr>
  </w:style>
  <w:style w:type="character" w:customStyle="1" w:styleId="Heading3Char">
    <w:name w:val="Heading 3 Char"/>
    <w:basedOn w:val="DefaultParagraphFont"/>
    <w:link w:val="Heading3"/>
    <w:uiPriority w:val="9"/>
    <w:rsid w:val="007B4989"/>
    <w:rPr>
      <w:rFonts w:asciiTheme="majorBidi" w:hAnsiTheme="majorBidi" w:cstheme="majorBidi"/>
      <w:b/>
      <w:bCs/>
      <w:lang w:bidi="ar-IQ"/>
    </w:rPr>
  </w:style>
  <w:style w:type="character" w:customStyle="1" w:styleId="Heading4Char">
    <w:name w:val="Heading 4 Char"/>
    <w:basedOn w:val="DefaultParagraphFont"/>
    <w:link w:val="Heading4"/>
    <w:uiPriority w:val="9"/>
    <w:semiHidden/>
    <w:rsid w:val="00BA60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60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60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0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0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0ED"/>
    <w:rPr>
      <w:rFonts w:eastAsiaTheme="majorEastAsia" w:cstheme="majorBidi"/>
      <w:color w:val="272727" w:themeColor="text1" w:themeTint="D8"/>
    </w:rPr>
  </w:style>
  <w:style w:type="paragraph" w:styleId="Title">
    <w:name w:val="Title"/>
    <w:basedOn w:val="Normal"/>
    <w:next w:val="Normal"/>
    <w:link w:val="TitleChar"/>
    <w:uiPriority w:val="10"/>
    <w:qFormat/>
    <w:rsid w:val="006A5D3B"/>
    <w:pPr>
      <w:ind w:firstLine="0"/>
      <w:jc w:val="center"/>
    </w:pPr>
    <w:rPr>
      <w:b/>
      <w:bCs/>
      <w:i/>
      <w:iCs/>
      <w:sz w:val="36"/>
      <w:szCs w:val="36"/>
    </w:rPr>
  </w:style>
  <w:style w:type="character" w:customStyle="1" w:styleId="TitleChar">
    <w:name w:val="Title Char"/>
    <w:basedOn w:val="DefaultParagraphFont"/>
    <w:link w:val="Title"/>
    <w:uiPriority w:val="10"/>
    <w:rsid w:val="006A5D3B"/>
    <w:rPr>
      <w:rFonts w:asciiTheme="majorBidi" w:hAnsiTheme="majorBidi" w:cstheme="majorBidi"/>
      <w:b/>
      <w:bCs/>
      <w:i/>
      <w:iCs/>
      <w:sz w:val="36"/>
      <w:szCs w:val="36"/>
      <w:lang w:bidi="ar-IQ"/>
    </w:rPr>
  </w:style>
  <w:style w:type="paragraph" w:styleId="Subtitle">
    <w:name w:val="Subtitle"/>
    <w:basedOn w:val="Normal"/>
    <w:next w:val="Normal"/>
    <w:link w:val="SubtitleChar"/>
    <w:uiPriority w:val="11"/>
    <w:qFormat/>
    <w:rsid w:val="00BA60ED"/>
    <w:pPr>
      <w:numPr>
        <w:ilvl w:val="1"/>
      </w:numPr>
      <w:ind w:firstLine="720"/>
    </w:pPr>
    <w:rPr>
      <w:rFonts w:eastAsiaTheme="majorEastAsia"/>
      <w:color w:val="595959" w:themeColor="text1" w:themeTint="A6"/>
      <w:spacing w:val="15"/>
    </w:rPr>
  </w:style>
  <w:style w:type="character" w:customStyle="1" w:styleId="SubtitleChar">
    <w:name w:val="Subtitle Char"/>
    <w:basedOn w:val="DefaultParagraphFont"/>
    <w:link w:val="Subtitle"/>
    <w:uiPriority w:val="11"/>
    <w:rsid w:val="00BA60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0ED"/>
    <w:pPr>
      <w:spacing w:before="160"/>
      <w:jc w:val="center"/>
    </w:pPr>
    <w:rPr>
      <w:i/>
      <w:iCs/>
      <w:color w:val="404040" w:themeColor="text1" w:themeTint="BF"/>
    </w:rPr>
  </w:style>
  <w:style w:type="character" w:customStyle="1" w:styleId="QuoteChar">
    <w:name w:val="Quote Char"/>
    <w:basedOn w:val="DefaultParagraphFont"/>
    <w:link w:val="Quote"/>
    <w:uiPriority w:val="29"/>
    <w:rsid w:val="00BA60ED"/>
    <w:rPr>
      <w:i/>
      <w:iCs/>
      <w:color w:val="404040" w:themeColor="text1" w:themeTint="BF"/>
    </w:rPr>
  </w:style>
  <w:style w:type="paragraph" w:styleId="ListParagraph">
    <w:name w:val="List Paragraph"/>
    <w:basedOn w:val="Normal"/>
    <w:uiPriority w:val="34"/>
    <w:qFormat/>
    <w:rsid w:val="00E47B5A"/>
    <w:pPr>
      <w:numPr>
        <w:numId w:val="4"/>
      </w:numPr>
      <w:contextualSpacing/>
    </w:pPr>
  </w:style>
  <w:style w:type="character" w:styleId="IntenseEmphasis">
    <w:name w:val="Intense Emphasis"/>
    <w:basedOn w:val="DefaultParagraphFont"/>
    <w:uiPriority w:val="21"/>
    <w:qFormat/>
    <w:rsid w:val="00BA60ED"/>
    <w:rPr>
      <w:i/>
      <w:iCs/>
      <w:color w:val="2F5496" w:themeColor="accent1" w:themeShade="BF"/>
    </w:rPr>
  </w:style>
  <w:style w:type="paragraph" w:styleId="IntenseQuote">
    <w:name w:val="Intense Quote"/>
    <w:basedOn w:val="Normal"/>
    <w:next w:val="Normal"/>
    <w:link w:val="IntenseQuoteChar"/>
    <w:uiPriority w:val="30"/>
    <w:qFormat/>
    <w:rsid w:val="00BA60ED"/>
    <w:pPr>
      <w:pBdr>
        <w:top w:val="single" w:sz="4" w:space="10" w:color="2F5496" w:themeColor="accent1" w:themeShade="BF"/>
        <w:bottom w:val="single" w:sz="4" w:space="10" w:color="2F5496" w:themeColor="accent1" w:themeShade="BF"/>
      </w:pBdr>
      <w:spacing w:before="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60ED"/>
    <w:rPr>
      <w:i/>
      <w:iCs/>
      <w:color w:val="2F5496" w:themeColor="accent1" w:themeShade="BF"/>
    </w:rPr>
  </w:style>
  <w:style w:type="character" w:styleId="IntenseReference">
    <w:name w:val="Intense Reference"/>
    <w:basedOn w:val="DefaultParagraphFont"/>
    <w:uiPriority w:val="32"/>
    <w:qFormat/>
    <w:rsid w:val="00BA60ED"/>
    <w:rPr>
      <w:b/>
      <w:bCs/>
      <w:smallCaps/>
      <w:color w:val="2F5496" w:themeColor="accent1" w:themeShade="BF"/>
      <w:spacing w:val="5"/>
    </w:rPr>
  </w:style>
  <w:style w:type="paragraph" w:styleId="FootnoteText">
    <w:name w:val="footnote text"/>
    <w:basedOn w:val="Normal"/>
    <w:link w:val="FootnoteTextChar"/>
    <w:uiPriority w:val="99"/>
    <w:semiHidden/>
    <w:unhideWhenUsed/>
    <w:rsid w:val="00BA60E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A60ED"/>
    <w:rPr>
      <w:sz w:val="20"/>
      <w:szCs w:val="20"/>
    </w:rPr>
  </w:style>
  <w:style w:type="character" w:styleId="FootnoteReference">
    <w:name w:val="footnote reference"/>
    <w:basedOn w:val="DefaultParagraphFont"/>
    <w:uiPriority w:val="99"/>
    <w:semiHidden/>
    <w:unhideWhenUsed/>
    <w:rsid w:val="00BA60ED"/>
    <w:rPr>
      <w:vertAlign w:val="superscript"/>
    </w:rPr>
  </w:style>
  <w:style w:type="character" w:styleId="Hyperlink">
    <w:name w:val="Hyperlink"/>
    <w:basedOn w:val="DefaultParagraphFont"/>
    <w:uiPriority w:val="99"/>
    <w:unhideWhenUsed/>
    <w:rsid w:val="00A64389"/>
    <w:rPr>
      <w:color w:val="0563C1" w:themeColor="hyperlink"/>
      <w:u w:val="single"/>
    </w:rPr>
  </w:style>
  <w:style w:type="character" w:customStyle="1" w:styleId="UnresolvedMention1">
    <w:name w:val="Unresolved Mention1"/>
    <w:basedOn w:val="DefaultParagraphFont"/>
    <w:uiPriority w:val="99"/>
    <w:semiHidden/>
    <w:unhideWhenUsed/>
    <w:rsid w:val="00A64389"/>
    <w:rPr>
      <w:color w:val="605E5C"/>
      <w:shd w:val="clear" w:color="auto" w:fill="E1DFDD"/>
    </w:rPr>
  </w:style>
  <w:style w:type="table" w:styleId="TableGrid">
    <w:name w:val="Table Grid"/>
    <w:basedOn w:val="TableNormal"/>
    <w:uiPriority w:val="39"/>
    <w:rsid w:val="006E26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6E26B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link w:val="CaptionChar"/>
    <w:uiPriority w:val="35"/>
    <w:unhideWhenUsed/>
    <w:qFormat/>
    <w:rsid w:val="0098429E"/>
    <w:pPr>
      <w:spacing w:after="200" w:line="240" w:lineRule="auto"/>
      <w:ind w:firstLine="0"/>
      <w:jc w:val="center"/>
    </w:pPr>
    <w:rPr>
      <w:b/>
      <w:bCs/>
      <w:i/>
      <w:iCs/>
    </w:rPr>
  </w:style>
  <w:style w:type="paragraph" w:customStyle="1" w:styleId="Figures">
    <w:name w:val="Figures"/>
    <w:basedOn w:val="Normal"/>
    <w:link w:val="FiguresChar"/>
    <w:qFormat/>
    <w:rsid w:val="00CD0F8D"/>
    <w:pPr>
      <w:keepNext/>
      <w:spacing w:after="0" w:line="276" w:lineRule="auto"/>
      <w:ind w:firstLine="0"/>
      <w:jc w:val="center"/>
    </w:pPr>
    <w:rPr>
      <w:noProof/>
      <w:sz w:val="24"/>
      <w:szCs w:val="24"/>
    </w:rPr>
  </w:style>
  <w:style w:type="character" w:customStyle="1" w:styleId="FiguresChar">
    <w:name w:val="Figures Char"/>
    <w:basedOn w:val="DefaultParagraphFont"/>
    <w:link w:val="Figures"/>
    <w:rsid w:val="00CD0F8D"/>
    <w:rPr>
      <w:rFonts w:asciiTheme="majorBidi" w:hAnsiTheme="majorBidi" w:cstheme="majorBidi"/>
      <w:noProof/>
      <w:lang w:bidi="ar-IQ"/>
    </w:rPr>
  </w:style>
  <w:style w:type="paragraph" w:styleId="NoSpacing">
    <w:name w:val="No Spacing"/>
    <w:uiPriority w:val="1"/>
    <w:qFormat/>
    <w:rsid w:val="00935B5A"/>
    <w:pPr>
      <w:spacing w:after="0" w:line="240" w:lineRule="auto"/>
      <w:ind w:firstLine="720"/>
      <w:jc w:val="both"/>
    </w:pPr>
    <w:rPr>
      <w:rFonts w:asciiTheme="majorBidi" w:hAnsiTheme="majorBidi" w:cstheme="majorBidi"/>
    </w:rPr>
  </w:style>
  <w:style w:type="paragraph" w:styleId="Header">
    <w:name w:val="header"/>
    <w:basedOn w:val="Normal"/>
    <w:link w:val="HeaderChar"/>
    <w:uiPriority w:val="99"/>
    <w:unhideWhenUsed/>
    <w:rsid w:val="00935B5A"/>
    <w:pPr>
      <w:tabs>
        <w:tab w:val="center" w:pos="4153"/>
        <w:tab w:val="right" w:pos="8306"/>
      </w:tabs>
      <w:spacing w:after="0" w:line="240" w:lineRule="auto"/>
    </w:pPr>
  </w:style>
  <w:style w:type="character" w:customStyle="1" w:styleId="HeaderChar">
    <w:name w:val="Header Char"/>
    <w:basedOn w:val="DefaultParagraphFont"/>
    <w:link w:val="Header"/>
    <w:uiPriority w:val="99"/>
    <w:rsid w:val="00935B5A"/>
    <w:rPr>
      <w:rFonts w:asciiTheme="majorBidi" w:hAnsiTheme="majorBidi" w:cstheme="majorBidi"/>
    </w:rPr>
  </w:style>
  <w:style w:type="paragraph" w:styleId="Footer">
    <w:name w:val="footer"/>
    <w:basedOn w:val="Normal"/>
    <w:link w:val="FooterChar"/>
    <w:uiPriority w:val="99"/>
    <w:unhideWhenUsed/>
    <w:rsid w:val="00935B5A"/>
    <w:pPr>
      <w:tabs>
        <w:tab w:val="center" w:pos="4153"/>
        <w:tab w:val="right" w:pos="8306"/>
      </w:tabs>
      <w:spacing w:after="0" w:line="240" w:lineRule="auto"/>
    </w:pPr>
  </w:style>
  <w:style w:type="character" w:customStyle="1" w:styleId="FooterChar">
    <w:name w:val="Footer Char"/>
    <w:basedOn w:val="DefaultParagraphFont"/>
    <w:link w:val="Footer"/>
    <w:uiPriority w:val="99"/>
    <w:rsid w:val="00935B5A"/>
    <w:rPr>
      <w:rFonts w:asciiTheme="majorBidi" w:hAnsiTheme="majorBidi" w:cstheme="majorBidi"/>
    </w:rPr>
  </w:style>
  <w:style w:type="paragraph" w:customStyle="1" w:styleId="TableStyle">
    <w:name w:val="TableStyle"/>
    <w:basedOn w:val="Normal"/>
    <w:link w:val="TableStyleChar"/>
    <w:qFormat/>
    <w:rsid w:val="006F2F29"/>
    <w:pPr>
      <w:spacing w:after="0"/>
      <w:ind w:firstLine="0"/>
    </w:pPr>
  </w:style>
  <w:style w:type="character" w:customStyle="1" w:styleId="TableStyleChar">
    <w:name w:val="TableStyle Char"/>
    <w:basedOn w:val="DefaultParagraphFont"/>
    <w:link w:val="TableStyle"/>
    <w:rsid w:val="006F2F29"/>
    <w:rPr>
      <w:rFonts w:asciiTheme="majorBidi" w:hAnsiTheme="majorBidi" w:cstheme="majorBidi"/>
      <w:sz w:val="28"/>
      <w:szCs w:val="28"/>
      <w:lang w:bidi="ar-IQ"/>
    </w:rPr>
  </w:style>
  <w:style w:type="character" w:styleId="FollowedHyperlink">
    <w:name w:val="FollowedHyperlink"/>
    <w:basedOn w:val="DefaultParagraphFont"/>
    <w:uiPriority w:val="99"/>
    <w:semiHidden/>
    <w:unhideWhenUsed/>
    <w:rsid w:val="00E06448"/>
    <w:rPr>
      <w:color w:val="954F72" w:themeColor="followedHyperlink"/>
      <w:u w:val="single"/>
    </w:rPr>
  </w:style>
  <w:style w:type="paragraph" w:customStyle="1" w:styleId="TableTitle">
    <w:name w:val="TableTitle"/>
    <w:basedOn w:val="Caption"/>
    <w:link w:val="TableTitleChar"/>
    <w:qFormat/>
    <w:rsid w:val="007B4989"/>
    <w:pPr>
      <w:keepNext/>
    </w:pPr>
  </w:style>
  <w:style w:type="character" w:customStyle="1" w:styleId="CaptionChar">
    <w:name w:val="Caption Char"/>
    <w:basedOn w:val="DefaultParagraphFont"/>
    <w:link w:val="Caption"/>
    <w:uiPriority w:val="35"/>
    <w:rsid w:val="0098429E"/>
    <w:rPr>
      <w:rFonts w:asciiTheme="majorBidi" w:hAnsiTheme="majorBidi" w:cstheme="majorBidi"/>
      <w:b/>
      <w:bCs/>
      <w:i/>
      <w:iCs/>
      <w:lang w:bidi="ar-IQ"/>
    </w:rPr>
  </w:style>
  <w:style w:type="character" w:customStyle="1" w:styleId="TableTitleChar">
    <w:name w:val="TableTitle Char"/>
    <w:basedOn w:val="CaptionChar"/>
    <w:link w:val="TableTitle"/>
    <w:rsid w:val="007B4989"/>
    <w:rPr>
      <w:rFonts w:asciiTheme="majorBidi" w:hAnsiTheme="majorBidi" w:cstheme="majorBidi"/>
      <w:b/>
      <w:bCs/>
      <w:i/>
      <w:iCs/>
      <w:lang w:bidi="ar-IQ"/>
    </w:rPr>
  </w:style>
  <w:style w:type="table" w:customStyle="1" w:styleId="PlainTable11">
    <w:name w:val="Plain Table 11"/>
    <w:basedOn w:val="TableNormal"/>
    <w:uiPriority w:val="41"/>
    <w:rsid w:val="00131E6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131E68"/>
    <w:rPr>
      <w:rFonts w:ascii="Times New Roman" w:hAnsi="Times New Roman" w:cs="Times New Roman"/>
    </w:rPr>
  </w:style>
  <w:style w:type="paragraph" w:customStyle="1" w:styleId="RefStyle">
    <w:name w:val="Ref. Style"/>
    <w:basedOn w:val="TableStyle"/>
    <w:link w:val="RefStyleChar"/>
    <w:qFormat/>
    <w:rsid w:val="0014623B"/>
    <w:pPr>
      <w:ind w:left="630" w:hanging="630"/>
    </w:pPr>
  </w:style>
  <w:style w:type="character" w:customStyle="1" w:styleId="RefStyleChar">
    <w:name w:val="Ref. Style Char"/>
    <w:basedOn w:val="TableStyleChar"/>
    <w:link w:val="RefStyle"/>
    <w:rsid w:val="0014623B"/>
    <w:rPr>
      <w:rFonts w:asciiTheme="majorBidi" w:hAnsiTheme="majorBidi" w:cstheme="majorBidi"/>
      <w:sz w:val="28"/>
      <w:szCs w:val="28"/>
      <w:lang w:bidi="ar-IQ"/>
    </w:rPr>
  </w:style>
  <w:style w:type="paragraph" w:styleId="TOC1">
    <w:name w:val="toc 1"/>
    <w:basedOn w:val="Normal"/>
    <w:next w:val="Normal"/>
    <w:autoRedefine/>
    <w:uiPriority w:val="39"/>
    <w:unhideWhenUsed/>
    <w:rsid w:val="00CD0F8D"/>
    <w:pPr>
      <w:tabs>
        <w:tab w:val="left" w:pos="540"/>
        <w:tab w:val="left" w:pos="1080"/>
        <w:tab w:val="right" w:leader="dot" w:pos="8630"/>
      </w:tabs>
      <w:spacing w:after="100"/>
      <w:ind w:left="540" w:firstLine="0"/>
    </w:pPr>
  </w:style>
  <w:style w:type="paragraph" w:styleId="TOC2">
    <w:name w:val="toc 2"/>
    <w:basedOn w:val="Normal"/>
    <w:next w:val="Normal"/>
    <w:autoRedefine/>
    <w:uiPriority w:val="39"/>
    <w:unhideWhenUsed/>
    <w:rsid w:val="00CD0F8D"/>
    <w:pPr>
      <w:tabs>
        <w:tab w:val="left" w:pos="1170"/>
        <w:tab w:val="left" w:pos="1530"/>
        <w:tab w:val="right" w:leader="dot" w:pos="8630"/>
      </w:tabs>
      <w:spacing w:after="100"/>
      <w:ind w:left="820" w:firstLine="0"/>
    </w:pPr>
  </w:style>
  <w:style w:type="character" w:styleId="CommentReference">
    <w:name w:val="annotation reference"/>
    <w:basedOn w:val="DefaultParagraphFont"/>
    <w:uiPriority w:val="99"/>
    <w:semiHidden/>
    <w:unhideWhenUsed/>
    <w:rsid w:val="004A3603"/>
    <w:rPr>
      <w:sz w:val="16"/>
      <w:szCs w:val="16"/>
    </w:rPr>
  </w:style>
  <w:style w:type="paragraph" w:styleId="CommentText">
    <w:name w:val="annotation text"/>
    <w:basedOn w:val="Normal"/>
    <w:link w:val="CommentTextChar"/>
    <w:uiPriority w:val="99"/>
    <w:unhideWhenUsed/>
    <w:rsid w:val="004A3603"/>
    <w:pPr>
      <w:spacing w:line="240" w:lineRule="auto"/>
    </w:pPr>
    <w:rPr>
      <w:sz w:val="20"/>
      <w:szCs w:val="20"/>
    </w:rPr>
  </w:style>
  <w:style w:type="character" w:customStyle="1" w:styleId="CommentTextChar">
    <w:name w:val="Comment Text Char"/>
    <w:basedOn w:val="DefaultParagraphFont"/>
    <w:link w:val="CommentText"/>
    <w:uiPriority w:val="99"/>
    <w:rsid w:val="004A3603"/>
    <w:rPr>
      <w:rFonts w:asciiTheme="majorBidi" w:hAnsiTheme="majorBidi" w:cstheme="majorBidi"/>
      <w:sz w:val="20"/>
      <w:szCs w:val="20"/>
      <w:lang w:bidi="ar-IQ"/>
    </w:rPr>
  </w:style>
  <w:style w:type="paragraph" w:styleId="CommentSubject">
    <w:name w:val="annotation subject"/>
    <w:basedOn w:val="CommentText"/>
    <w:next w:val="CommentText"/>
    <w:link w:val="CommentSubjectChar"/>
    <w:uiPriority w:val="99"/>
    <w:semiHidden/>
    <w:unhideWhenUsed/>
    <w:rsid w:val="004A3603"/>
    <w:rPr>
      <w:b/>
      <w:bCs/>
    </w:rPr>
  </w:style>
  <w:style w:type="character" w:customStyle="1" w:styleId="CommentSubjectChar">
    <w:name w:val="Comment Subject Char"/>
    <w:basedOn w:val="CommentTextChar"/>
    <w:link w:val="CommentSubject"/>
    <w:uiPriority w:val="99"/>
    <w:semiHidden/>
    <w:rsid w:val="004A3603"/>
    <w:rPr>
      <w:rFonts w:asciiTheme="majorBidi" w:hAnsiTheme="majorBidi" w:cstheme="majorBidi"/>
      <w:b/>
      <w:bCs/>
      <w:sz w:val="20"/>
      <w:szCs w:val="20"/>
      <w:lang w:bidi="ar-IQ"/>
    </w:rPr>
  </w:style>
  <w:style w:type="paragraph" w:styleId="Revision">
    <w:name w:val="Revision"/>
    <w:hidden/>
    <w:uiPriority w:val="99"/>
    <w:semiHidden/>
    <w:rsid w:val="006931D2"/>
    <w:pPr>
      <w:spacing w:after="0" w:line="240" w:lineRule="auto"/>
    </w:pPr>
    <w:rPr>
      <w:rFonts w:asciiTheme="majorBidi" w:hAnsiTheme="majorBidi" w:cstheme="majorBidi"/>
      <w:sz w:val="28"/>
      <w:szCs w:val="28"/>
      <w:lang w:bidi="ar-IQ"/>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6068631-180B-42F9-87E0-E0E8BA34E6BC}">
  <we:reference id="wa200000368" version="1.0.0.0" store="en-US" storeType="OMEX"/>
  <we:alternateReferences>
    <we:reference id="WA200000368" version="1.0.0.0" store="" storeType="OMEX"/>
  </we:alternateReferences>
  <we:properties>
    <we:property name="documentId" value="&quot;27dbdf12cffe239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369FF9D-8212-4B69-BA67-506E6167D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1245</TotalTime>
  <Pages>24</Pages>
  <Words>33911</Words>
  <Characters>193297</Characters>
  <Application>Microsoft Office Word</Application>
  <DocSecurity>0</DocSecurity>
  <Lines>1610</Lines>
  <Paragraphs>453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Ameer Kadhim</dc:creator>
  <cp:keywords/>
  <dc:description/>
  <cp:lastModifiedBy>Abdulrahman Baraka</cp:lastModifiedBy>
  <cp:revision>59</cp:revision>
  <dcterms:created xsi:type="dcterms:W3CDTF">2025-11-16T00:04:00Z</dcterms:created>
  <dcterms:modified xsi:type="dcterms:W3CDTF">2026-02-06T14:33:00Z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http://www.zotero.org/styles/big-data-research</vt:lpwstr>
  </property>
  <property fmtid="{D5CDD505-2E9C-101B-9397-08002B2CF9AE}" pid="7" name="Mendeley Recent Style Name 2_1">
    <vt:lpwstr>Big Data Research</vt:lpwstr>
  </property>
  <property fmtid="{D5CDD505-2E9C-101B-9397-08002B2CF9AE}" pid="8" name="Mendeley Recent Style Id 3_1">
    <vt:lpwstr>http://www.zotero.org/styles/harvard1</vt:lpwstr>
  </property>
  <property fmtid="{D5CDD505-2E9C-101B-9397-08002B2CF9AE}" pid="9" name="Mendeley Recent Style Name 3_1">
    <vt:lpwstr>Harvard reference format 1 (deprecated)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4th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9th edition</vt:lpwstr>
  </property>
  <property fmtid="{D5CDD505-2E9C-101B-9397-08002B2CF9AE}" pid="16" name="Mendeley Recent Style Id 7_1">
    <vt:lpwstr>http://www.zotero.org/styles/multidisciplinary-digital-publishing-institute</vt:lpwstr>
  </property>
  <property fmtid="{D5CDD505-2E9C-101B-9397-08002B2CF9AE}" pid="17" name="Mendeley Recent Style Name 7_1">
    <vt:lpwstr>Multidisciplinary Digital Publishing Institute</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1bcf7f32-b5cd-3a02-809a-84cc7cfd463a</vt:lpwstr>
  </property>
  <property fmtid="{D5CDD505-2E9C-101B-9397-08002B2CF9AE}" pid="24" name="Mendeley Citation Style_1">
    <vt:lpwstr>http://www.zotero.org/styles/american-political-science-association</vt:lpwstr>
  </property>
</Properties>
</file>